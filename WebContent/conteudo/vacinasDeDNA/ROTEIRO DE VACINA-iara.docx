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E3B4FD" w14:textId="77777777" w:rsidR="00FF5723" w:rsidRDefault="00BA54D7">
      <w:pPr>
        <w:rPr>
          <w:color w:val="C00000"/>
          <w:sz w:val="28"/>
          <w:szCs w:val="28"/>
          <w:u w:val="single"/>
        </w:rPr>
      </w:pPr>
      <w:r w:rsidRPr="00BA54D7">
        <w:rPr>
          <w:color w:val="C00000"/>
          <w:sz w:val="28"/>
          <w:szCs w:val="28"/>
          <w:u w:val="single"/>
        </w:rPr>
        <w:t>ROTEIRO DE VACINA</w:t>
      </w:r>
    </w:p>
    <w:p w14:paraId="2AA31CBD" w14:textId="77777777" w:rsidR="00BA54D7" w:rsidRDefault="00BA54D7">
      <w:pPr>
        <w:rPr>
          <w:b/>
        </w:rPr>
      </w:pPr>
      <w:r w:rsidRPr="00BA54D7">
        <w:rPr>
          <w:b/>
          <w:sz w:val="28"/>
          <w:szCs w:val="28"/>
        </w:rPr>
        <w:t>(</w:t>
      </w:r>
      <w:r w:rsidRPr="00BA54D7">
        <w:rPr>
          <w:b/>
        </w:rPr>
        <w:t>Cenário 1</w:t>
      </w:r>
      <w:r w:rsidR="0038283C">
        <w:rPr>
          <w:b/>
        </w:rPr>
        <w:t>. Cientista</w:t>
      </w:r>
      <w:r w:rsidRPr="00BA54D7">
        <w:rPr>
          <w:b/>
        </w:rPr>
        <w:t xml:space="preserve"> na sala falando ao público)</w:t>
      </w:r>
    </w:p>
    <w:p w14:paraId="4E92356F" w14:textId="77777777" w:rsidR="00BA54D7" w:rsidRDefault="00BA54D7" w:rsidP="00BA54D7">
      <w:pPr>
        <w:jc w:val="both"/>
      </w:pPr>
      <w:r>
        <w:t xml:space="preserve"> 1º balão: Olá turminha! </w:t>
      </w:r>
      <w:r w:rsidRPr="00BA54D7">
        <w:t>Quem nunca ouviu falar ou nunca tomou uma vacina? Sabemos que esta é uma prática comum de saúde pública que evita a manifestação de dezenas de doenças e salva milhares de vidas humanas.</w:t>
      </w:r>
    </w:p>
    <w:p w14:paraId="5A18B4B2" w14:textId="77777777" w:rsidR="00BA54D7" w:rsidRDefault="00BA54D7" w:rsidP="00BA54D7">
      <w:pPr>
        <w:jc w:val="both"/>
        <w:rPr>
          <w:i/>
        </w:rPr>
      </w:pPr>
      <w:r>
        <w:t xml:space="preserve">2º balão: </w:t>
      </w:r>
      <w:r w:rsidRPr="00BA54D7">
        <w:t xml:space="preserve">A primeira vacina foi criada em 1796 por Edward </w:t>
      </w:r>
      <w:proofErr w:type="spellStart"/>
      <w:r w:rsidRPr="00BA54D7">
        <w:t>Jenner</w:t>
      </w:r>
      <w:proofErr w:type="spellEnd"/>
      <w:r>
        <w:t>, esse cara simpático que aparece aí ao fundo,</w:t>
      </w:r>
      <w:r w:rsidRPr="00BA54D7">
        <w:t xml:space="preserve"> com o intuito de imunizar as pessoas contra a varíola, uma doença fatal para populações humanas durante muitos séculos.</w:t>
      </w:r>
      <w:r>
        <w:t xml:space="preserve"> </w:t>
      </w:r>
      <w:r w:rsidRPr="00BA54D7">
        <w:rPr>
          <w:i/>
        </w:rPr>
        <w:t xml:space="preserve">(aparece a imagem de Edward </w:t>
      </w:r>
      <w:proofErr w:type="spellStart"/>
      <w:r w:rsidRPr="00BA54D7">
        <w:rPr>
          <w:i/>
        </w:rPr>
        <w:t>Jenner</w:t>
      </w:r>
      <w:proofErr w:type="spellEnd"/>
      <w:r w:rsidRPr="00BA54D7">
        <w:rPr>
          <w:i/>
        </w:rPr>
        <w:t xml:space="preserve"> na lousa)</w:t>
      </w:r>
    </w:p>
    <w:p w14:paraId="00D8F48C" w14:textId="77777777" w:rsidR="00BA54D7" w:rsidRPr="00584D88" w:rsidRDefault="00BA54D7" w:rsidP="00BA54D7">
      <w:pPr>
        <w:jc w:val="both"/>
        <w:rPr>
          <w:b/>
        </w:rPr>
      </w:pPr>
      <w:r w:rsidRPr="00584D88">
        <w:rPr>
          <w:b/>
        </w:rPr>
        <w:t xml:space="preserve">(Cenário 2. </w:t>
      </w:r>
      <w:r w:rsidR="0038283C">
        <w:rPr>
          <w:b/>
        </w:rPr>
        <w:t>Cientista</w:t>
      </w:r>
      <w:r w:rsidRPr="00584D88">
        <w:rPr>
          <w:b/>
        </w:rPr>
        <w:t xml:space="preserve"> continua sua fala)</w:t>
      </w:r>
    </w:p>
    <w:p w14:paraId="1E2A5735" w14:textId="77777777" w:rsidR="00BA54D7" w:rsidRDefault="00BA54D7" w:rsidP="00BA54D7">
      <w:pPr>
        <w:jc w:val="both"/>
      </w:pPr>
      <w:r>
        <w:t xml:space="preserve">1º balão: </w:t>
      </w:r>
      <w:r w:rsidRPr="00BA54D7">
        <w:t xml:space="preserve">A partir daí, diferentes tipos de vacinas foram desenvolvidas, porém todas com o mesmo objetivo: preparar o sistema imunológico do indivíduo para que caso ele entre em contato com o agente causador da doença, o seu organismo já esteja preparado para combatê-lo. </w:t>
      </w:r>
    </w:p>
    <w:p w14:paraId="59605682" w14:textId="77777777" w:rsidR="00BA54D7" w:rsidRDefault="00BA54D7" w:rsidP="00BA54D7">
      <w:pPr>
        <w:jc w:val="both"/>
      </w:pPr>
      <w:r>
        <w:t xml:space="preserve">2º balão: </w:t>
      </w:r>
      <w:r w:rsidRPr="00BA54D7">
        <w:t xml:space="preserve">Mas... Você sabe como as vacinas atuam no seu corpo? </w:t>
      </w:r>
      <w:r>
        <w:t>Quer aprender? Então preste atenção no quadro!</w:t>
      </w:r>
    </w:p>
    <w:p w14:paraId="5FE39ECA" w14:textId="77777777" w:rsidR="00BA54D7" w:rsidRPr="00584D88" w:rsidRDefault="00F60737" w:rsidP="00BA54D7">
      <w:pPr>
        <w:jc w:val="both"/>
        <w:rPr>
          <w:b/>
        </w:rPr>
      </w:pPr>
      <w:r>
        <w:rPr>
          <w:b/>
        </w:rPr>
        <w:t>(Cenário 3. Lousa com a</w:t>
      </w:r>
      <w:r w:rsidR="00BA54D7" w:rsidRPr="00584D88">
        <w:rPr>
          <w:b/>
        </w:rPr>
        <w:t xml:space="preserve"> </w:t>
      </w:r>
      <w:r w:rsidR="0038283C">
        <w:rPr>
          <w:b/>
        </w:rPr>
        <w:t>Cientista</w:t>
      </w:r>
      <w:r w:rsidR="00BA54D7" w:rsidRPr="00584D88">
        <w:rPr>
          <w:b/>
        </w:rPr>
        <w:t>)</w:t>
      </w:r>
    </w:p>
    <w:p w14:paraId="3A4FA092" w14:textId="77777777" w:rsidR="00BA54D7" w:rsidRDefault="00BA54D7" w:rsidP="00BA54D7">
      <w:pPr>
        <w:jc w:val="both"/>
      </w:pPr>
      <w:r w:rsidRPr="00BA54D7">
        <w:t>As vacinas podem ser feitas utilizando o patógeno causador da doença morto ou enfraquecido ou ai</w:t>
      </w:r>
      <w:r>
        <w:t xml:space="preserve">nda partes desse microorganismo. </w:t>
      </w:r>
    </w:p>
    <w:p w14:paraId="1BCFDE2D" w14:textId="77777777" w:rsidR="00BA54D7" w:rsidRPr="00584D88" w:rsidRDefault="00BA54D7" w:rsidP="00BA54D7">
      <w:pPr>
        <w:jc w:val="both"/>
        <w:rPr>
          <w:b/>
        </w:rPr>
      </w:pPr>
      <w:r w:rsidRPr="00584D88">
        <w:rPr>
          <w:b/>
        </w:rPr>
        <w:t>(Cenário 4.</w:t>
      </w:r>
      <w:r w:rsidR="00584D88">
        <w:rPr>
          <w:b/>
        </w:rPr>
        <w:t xml:space="preserve"> </w:t>
      </w:r>
      <w:r w:rsidR="00584D88" w:rsidRPr="00584D88">
        <w:rPr>
          <w:i/>
        </w:rPr>
        <w:t>Sugestão: explicar com desenhos como uma vacina é fabricada</w:t>
      </w:r>
      <w:r w:rsidR="00584D88" w:rsidRPr="00584D88">
        <w:rPr>
          <w:b/>
        </w:rPr>
        <w:t>)</w:t>
      </w:r>
    </w:p>
    <w:p w14:paraId="108B35B9" w14:textId="77777777" w:rsidR="00584D88" w:rsidRDefault="00584D88" w:rsidP="00BA54D7">
      <w:pPr>
        <w:jc w:val="both"/>
        <w:rPr>
          <w:b/>
        </w:rPr>
      </w:pPr>
      <w:r>
        <w:t>(</w:t>
      </w:r>
      <w:r w:rsidR="00E50519">
        <w:rPr>
          <w:b/>
        </w:rPr>
        <w:t>Cenário 5</w:t>
      </w:r>
      <w:r w:rsidRPr="00584D88">
        <w:rPr>
          <w:b/>
        </w:rPr>
        <w:t>. Carol aparece para fazer uma pergunta.)</w:t>
      </w:r>
    </w:p>
    <w:p w14:paraId="4798B7B9" w14:textId="77777777" w:rsidR="00584D88" w:rsidRDefault="0038283C" w:rsidP="00BA54D7">
      <w:pPr>
        <w:jc w:val="both"/>
      </w:pPr>
      <w:r>
        <w:t xml:space="preserve">Cientista </w:t>
      </w:r>
      <w:r w:rsidRPr="0038283C">
        <w:rPr>
          <w:i/>
        </w:rPr>
        <w:t>(precisamos mesmo escolher um nome)</w:t>
      </w:r>
      <w:r w:rsidR="00584D88">
        <w:t>, você pode me explicar como as vacinas atuam</w:t>
      </w:r>
      <w:r w:rsidR="00E50519">
        <w:t xml:space="preserve"> em nosso corpo</w:t>
      </w:r>
      <w:r w:rsidR="00584D88">
        <w:t>?</w:t>
      </w:r>
    </w:p>
    <w:p w14:paraId="48CD12EB" w14:textId="77777777" w:rsidR="00584D88" w:rsidRPr="00E50519" w:rsidRDefault="00584D88" w:rsidP="00BA54D7">
      <w:pPr>
        <w:jc w:val="both"/>
        <w:rPr>
          <w:b/>
        </w:rPr>
      </w:pPr>
      <w:r w:rsidRPr="00E50519">
        <w:rPr>
          <w:b/>
        </w:rPr>
        <w:t>(Cenário 8</w:t>
      </w:r>
      <w:r w:rsidR="0038283C">
        <w:rPr>
          <w:b/>
        </w:rPr>
        <w:t>. Cientista</w:t>
      </w:r>
      <w:r w:rsidRPr="00E50519">
        <w:rPr>
          <w:b/>
        </w:rPr>
        <w:t xml:space="preserve"> explica)</w:t>
      </w:r>
    </w:p>
    <w:p w14:paraId="7E5B8B9F" w14:textId="77777777" w:rsidR="00BA54D7" w:rsidRDefault="00584D88" w:rsidP="00BA54D7">
      <w:pPr>
        <w:jc w:val="both"/>
      </w:pPr>
      <w:r>
        <w:t xml:space="preserve">Mas é claro Carol! </w:t>
      </w:r>
      <w:r w:rsidR="00E50519">
        <w:t>Vamos lá</w:t>
      </w:r>
    </w:p>
    <w:p w14:paraId="19085331" w14:textId="77777777" w:rsidR="00E50519" w:rsidRDefault="0038283C" w:rsidP="00BA54D7">
      <w:pPr>
        <w:jc w:val="both"/>
        <w:rPr>
          <w:b/>
        </w:rPr>
      </w:pPr>
      <w:r>
        <w:rPr>
          <w:b/>
        </w:rPr>
        <w:t>(Cenário 9. Lousa sem a</w:t>
      </w:r>
      <w:r w:rsidR="00E50519" w:rsidRPr="00E50519">
        <w:rPr>
          <w:b/>
        </w:rPr>
        <w:t xml:space="preserve"> </w:t>
      </w:r>
      <w:r>
        <w:rPr>
          <w:b/>
        </w:rPr>
        <w:t>Cientista</w:t>
      </w:r>
      <w:r w:rsidR="00E50519" w:rsidRPr="00E50519">
        <w:rPr>
          <w:b/>
        </w:rPr>
        <w:t>, só com a explicação e os desenhos)</w:t>
      </w:r>
    </w:p>
    <w:p w14:paraId="6F6C3F29" w14:textId="77777777" w:rsidR="00E50519" w:rsidRDefault="00E50519" w:rsidP="00BA54D7">
      <w:pPr>
        <w:jc w:val="both"/>
      </w:pPr>
      <w:r w:rsidRPr="00E50519">
        <w:t>As vacinas p</w:t>
      </w:r>
      <w:r>
        <w:t xml:space="preserve">odem conter os microorganismos </w:t>
      </w:r>
      <w:r w:rsidRPr="00E50519">
        <w:t>causadores da doença mortos ou atenuados. Podem conter ainda os antígenos ou o DNA responsável por codificar tais antígenos (</w:t>
      </w:r>
      <w:r>
        <w:t xml:space="preserve">desenho de um seringa com os microorganismos </w:t>
      </w:r>
      <w:r w:rsidRPr="00E50519">
        <w:t>)</w:t>
      </w:r>
    </w:p>
    <w:p w14:paraId="26C00939" w14:textId="77777777" w:rsidR="00E50519" w:rsidRDefault="00E50519" w:rsidP="00BA54D7">
      <w:pPr>
        <w:jc w:val="both"/>
      </w:pPr>
      <w:r>
        <w:t>(</w:t>
      </w:r>
      <w:r w:rsidRPr="00E50519">
        <w:rPr>
          <w:b/>
        </w:rPr>
        <w:t>Cenário 10. Continuação da explicação)</w:t>
      </w:r>
    </w:p>
    <w:p w14:paraId="302E96F7" w14:textId="77777777" w:rsidR="00E50519" w:rsidRDefault="00E50519" w:rsidP="00BA54D7">
      <w:pPr>
        <w:jc w:val="both"/>
      </w:pPr>
      <w:r>
        <w:t xml:space="preserve">Quando a pessoa é vacinada, </w:t>
      </w:r>
      <w:r w:rsidRPr="00E50519">
        <w:t xml:space="preserve">as células do sistema imunológico detectam os antígenos. Os linfócitos produzem anticorpos e se diferenciam em </w:t>
      </w:r>
      <w:r>
        <w:t xml:space="preserve">células de memória. </w:t>
      </w:r>
      <w:r w:rsidRPr="00E50519">
        <w:t>Os anticorpos se ligam aos antígenos para que eles sejam destruídos</w:t>
      </w:r>
      <w:r>
        <w:t xml:space="preserve"> (desenho de um menino sendo vacinado)</w:t>
      </w:r>
    </w:p>
    <w:p w14:paraId="0662519C" w14:textId="77777777" w:rsidR="00E50519" w:rsidRDefault="00E50519" w:rsidP="00BA54D7">
      <w:pPr>
        <w:jc w:val="both"/>
      </w:pPr>
    </w:p>
    <w:p w14:paraId="04E172EA" w14:textId="77777777" w:rsidR="00E50519" w:rsidRDefault="00E50519" w:rsidP="00BA54D7">
      <w:pPr>
        <w:jc w:val="both"/>
        <w:rPr>
          <w:b/>
        </w:rPr>
      </w:pPr>
      <w:r>
        <w:t>(</w:t>
      </w:r>
      <w:r w:rsidRPr="00E50519">
        <w:rPr>
          <w:b/>
        </w:rPr>
        <w:t>Cenário 11. Desenho do órgão linfóide e os anticorpos)</w:t>
      </w:r>
    </w:p>
    <w:p w14:paraId="5802390C" w14:textId="77777777" w:rsidR="00E50519" w:rsidRDefault="00E50519" w:rsidP="00BA54D7">
      <w:pPr>
        <w:jc w:val="both"/>
        <w:rPr>
          <w:b/>
        </w:rPr>
      </w:pPr>
      <w:r>
        <w:rPr>
          <w:b/>
        </w:rPr>
        <w:t xml:space="preserve">(Cenário 12. </w:t>
      </w:r>
      <w:commentRangeStart w:id="0"/>
      <w:r>
        <w:rPr>
          <w:b/>
        </w:rPr>
        <w:t>Explicação</w:t>
      </w:r>
      <w:commentRangeEnd w:id="0"/>
      <w:r w:rsidR="000A5FD2">
        <w:rPr>
          <w:rStyle w:val="CommentReference"/>
        </w:rPr>
        <w:commentReference w:id="0"/>
      </w:r>
      <w:r>
        <w:rPr>
          <w:b/>
        </w:rPr>
        <w:t>)</w:t>
      </w:r>
    </w:p>
    <w:p w14:paraId="68536A7B" w14:textId="77777777" w:rsidR="00E50519" w:rsidRDefault="00E50519" w:rsidP="00BA54D7">
      <w:pPr>
        <w:jc w:val="both"/>
      </w:pPr>
      <w:r w:rsidRPr="00E50519">
        <w:t>As células de memória permanecem por muitos anos  e caso a pessoa seja infectada pelo microorganismo para o qual a vacina foi produzida, as células de memória imediatamente produzirão os anticorpos, que levarão à destruição do patógeno. Assim, a pessoa se livra da doença antes mesmo de sentir os sintomas.</w:t>
      </w:r>
    </w:p>
    <w:p w14:paraId="6328EAD1" w14:textId="77777777" w:rsidR="0038283C" w:rsidRDefault="0038283C" w:rsidP="00BA54D7">
      <w:pPr>
        <w:jc w:val="both"/>
        <w:rPr>
          <w:b/>
        </w:rPr>
      </w:pPr>
      <w:r w:rsidRPr="0038283C">
        <w:rPr>
          <w:b/>
        </w:rPr>
        <w:t>(Cenário 13. Desenho dos anticorpos atacando antígenos e o patógeno sumindo)</w:t>
      </w:r>
    </w:p>
    <w:p w14:paraId="33C5309D" w14:textId="77777777" w:rsidR="0038283C" w:rsidRDefault="0038283C" w:rsidP="00BA54D7">
      <w:pPr>
        <w:jc w:val="both"/>
        <w:rPr>
          <w:b/>
        </w:rPr>
      </w:pPr>
      <w:r>
        <w:rPr>
          <w:b/>
        </w:rPr>
        <w:t>(Cenário 14. Cientista volta para a lousa)</w:t>
      </w:r>
    </w:p>
    <w:p w14:paraId="2EE6C4F6" w14:textId="77777777" w:rsidR="007E3BD9" w:rsidRDefault="00DE0D17" w:rsidP="00BA54D7">
      <w:pPr>
        <w:jc w:val="both"/>
      </w:pPr>
      <w:r>
        <w:t>Você sabia que o</w:t>
      </w:r>
      <w:r w:rsidRPr="00DE0D17">
        <w:t xml:space="preserve"> Ministério da Saúde divulgou que os casos de suspeita de dengue no Brasil aumentaram  279%  entre 1º de janeiro e 23 de março de 2013 em comparação com o mesmo período do ano passado</w:t>
      </w:r>
      <w:r>
        <w:t xml:space="preserve">? </w:t>
      </w:r>
      <w:r w:rsidRPr="00DE0D17">
        <w:t>Pesquisas têm sido desenvolvidas no Brasil na tentativa de desenvolver uma vacina para a dengue</w:t>
      </w:r>
      <w:r>
        <w:t>. Vamos aprender um pouco sobre esta vacina?</w:t>
      </w:r>
    </w:p>
    <w:p w14:paraId="661EE79C" w14:textId="77777777" w:rsidR="00DE0D17" w:rsidRPr="00295F5D" w:rsidRDefault="00DE0D17" w:rsidP="00BA54D7">
      <w:pPr>
        <w:jc w:val="both"/>
        <w:rPr>
          <w:b/>
        </w:rPr>
      </w:pPr>
      <w:r w:rsidRPr="00295F5D">
        <w:rPr>
          <w:b/>
        </w:rPr>
        <w:t>(Cenário 15. Cientista continua a fala)</w:t>
      </w:r>
    </w:p>
    <w:p w14:paraId="4AA82822" w14:textId="77777777" w:rsidR="00DE0D17" w:rsidRDefault="00DE0D17" w:rsidP="00DE0D17">
      <w:pPr>
        <w:jc w:val="both"/>
      </w:pPr>
      <w:r w:rsidRPr="00DE0D17">
        <w:t xml:space="preserve">Para a fabricação da vacina de DNA contra o </w:t>
      </w:r>
      <w:proofErr w:type="spellStart"/>
      <w:r w:rsidRPr="00DE0D17">
        <w:t>virus</w:t>
      </w:r>
      <w:proofErr w:type="spellEnd"/>
      <w:r w:rsidRPr="00DE0D17">
        <w:t xml:space="preserve"> da Dengue são utilizados plasmídeos  contendo o DNA  responsável por codificar um antígeno presente nos quatro tipos de vírus da Dengue.</w:t>
      </w:r>
      <w:r>
        <w:t xml:space="preserve"> Vamos ver então as etapas da fabricação da vacina.</w:t>
      </w:r>
    </w:p>
    <w:p w14:paraId="30187FBD" w14:textId="77777777" w:rsidR="00DE0D17" w:rsidRPr="00295F5D" w:rsidRDefault="00DE0D17" w:rsidP="00DE0D17">
      <w:pPr>
        <w:jc w:val="both"/>
        <w:rPr>
          <w:b/>
        </w:rPr>
      </w:pPr>
      <w:r w:rsidRPr="00295F5D">
        <w:rPr>
          <w:b/>
        </w:rPr>
        <w:t>(Cenário 16. Cientista novamente sai da lousa, e fica a explicação com os desenhos)</w:t>
      </w:r>
    </w:p>
    <w:p w14:paraId="36E931E7" w14:textId="77777777" w:rsidR="00DE0D17" w:rsidRDefault="00DE0D17" w:rsidP="00DE0D17">
      <w:pPr>
        <w:jc w:val="both"/>
      </w:pPr>
      <w:r w:rsidRPr="00DE0D17">
        <w:t>1 º O DNA do vírus da Dengue contendo o gene de interesse precisa ser preparado</w:t>
      </w:r>
      <w:r>
        <w:t xml:space="preserve"> (desenho 1)</w:t>
      </w:r>
    </w:p>
    <w:p w14:paraId="2B2C4642" w14:textId="77777777" w:rsidR="00DE0D17" w:rsidRDefault="00DE0D17" w:rsidP="00DE0D17">
      <w:pPr>
        <w:jc w:val="both"/>
      </w:pPr>
      <w:r w:rsidRPr="00DE0D17">
        <w:t xml:space="preserve">2º Enzimas </w:t>
      </w:r>
      <w:ins w:id="1" w:author="Iara Lopes" w:date="2013-12-15T15:51:00Z">
        <w:r w:rsidR="00DE71D5">
          <w:t xml:space="preserve">de restrição </w:t>
        </w:r>
      </w:ins>
      <w:r w:rsidRPr="00DE0D17">
        <w:t>cortam o DNA em pedaços menores</w:t>
      </w:r>
      <w:r>
        <w:t xml:space="preserve"> (desenho 2)</w:t>
      </w:r>
    </w:p>
    <w:p w14:paraId="5C90158F" w14:textId="77777777" w:rsidR="00295F5D" w:rsidRDefault="00DE0D17" w:rsidP="00295F5D">
      <w:pPr>
        <w:jc w:val="both"/>
      </w:pPr>
      <w:r>
        <w:t>3</w:t>
      </w:r>
      <w:r w:rsidR="00295F5D">
        <w:t xml:space="preserve">º </w:t>
      </w:r>
      <w:r w:rsidR="00295F5D" w:rsidRPr="00295F5D">
        <w:t>O gene de interesse é amplificado por PCR</w:t>
      </w:r>
      <w:r w:rsidR="00295F5D">
        <w:t xml:space="preserve"> (desenho 3)</w:t>
      </w:r>
    </w:p>
    <w:p w14:paraId="1E980903" w14:textId="77777777" w:rsidR="00295F5D" w:rsidRPr="00295F5D" w:rsidRDefault="00295F5D" w:rsidP="00295F5D">
      <w:pPr>
        <w:jc w:val="both"/>
      </w:pPr>
      <w:r w:rsidRPr="00295F5D">
        <w:rPr>
          <w:noProof/>
          <w:lang w:val="en-US"/>
        </w:rPr>
        <w:drawing>
          <wp:inline distT="0" distB="0" distL="0" distR="0" wp14:anchorId="60073BE4" wp14:editId="1091929E">
            <wp:extent cx="1458912" cy="1292225"/>
            <wp:effectExtent l="19050" t="0" r="7938" b="0"/>
            <wp:docPr id="2" name="Imagem 2" descr="plasmide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Imagem 6" descr="plasmideo.png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912" cy="129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5F5D">
        <w:rPr>
          <w:noProof/>
          <w:lang w:eastAsia="pt-BR"/>
        </w:rPr>
        <w:t xml:space="preserve"> </w:t>
      </w:r>
      <w:r w:rsidRPr="00295F5D">
        <w:rPr>
          <w:noProof/>
          <w:lang w:val="en-US"/>
        </w:rPr>
        <w:drawing>
          <wp:inline distT="0" distB="0" distL="0" distR="0" wp14:anchorId="3BB26362" wp14:editId="459B71FB">
            <wp:extent cx="1649412" cy="1208087"/>
            <wp:effectExtent l="19050" t="0" r="7938" b="0"/>
            <wp:docPr id="3" name="Imagem 3" descr="plasmideo-cort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7" name="Imagem 7" descr="plasmideo-cortado.png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412" cy="120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5F5D">
        <w:rPr>
          <w:noProof/>
          <w:lang w:eastAsia="pt-BR"/>
        </w:rPr>
        <w:t xml:space="preserve"> </w:t>
      </w:r>
      <w:r w:rsidRPr="00295F5D">
        <w:rPr>
          <w:noProof/>
          <w:lang w:val="en-US"/>
        </w:rPr>
        <w:drawing>
          <wp:inline distT="0" distB="0" distL="0" distR="0" wp14:anchorId="777079AE" wp14:editId="30F8FDB3">
            <wp:extent cx="1459230" cy="1304925"/>
            <wp:effectExtent l="19050" t="0" r="7620" b="0"/>
            <wp:docPr id="4" name="Imagem 4" descr="File:G-Storm thermal cycle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0" name="Picture 7" descr="File:G-Storm thermal cycl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9E6772" w14:textId="77777777" w:rsidR="00DE0D17" w:rsidRDefault="00295F5D" w:rsidP="00DE0D17">
      <w:pPr>
        <w:jc w:val="both"/>
      </w:pPr>
      <w:commentRangeStart w:id="2"/>
      <w:r>
        <w:t>Desenho</w:t>
      </w:r>
      <w:commentRangeEnd w:id="2"/>
      <w:r w:rsidR="00DE71D5">
        <w:rPr>
          <w:rStyle w:val="CommentReference"/>
        </w:rPr>
        <w:commentReference w:id="2"/>
      </w:r>
      <w:r>
        <w:t xml:space="preserve"> 1                              Desenho 2                                  Desenho 3</w:t>
      </w:r>
    </w:p>
    <w:p w14:paraId="5CF35276" w14:textId="77777777" w:rsidR="00295F5D" w:rsidRDefault="00295F5D" w:rsidP="00DE0D17">
      <w:pPr>
        <w:jc w:val="both"/>
      </w:pPr>
    </w:p>
    <w:p w14:paraId="7DAF4EBB" w14:textId="77777777" w:rsidR="00295F5D" w:rsidRPr="00295F5D" w:rsidRDefault="00295F5D" w:rsidP="00DE0D17">
      <w:pPr>
        <w:jc w:val="both"/>
        <w:rPr>
          <w:b/>
        </w:rPr>
      </w:pPr>
      <w:r w:rsidRPr="00295F5D">
        <w:rPr>
          <w:b/>
        </w:rPr>
        <w:t>(Cenário 17. Continuação da explicação)</w:t>
      </w:r>
    </w:p>
    <w:p w14:paraId="496C6248" w14:textId="77777777" w:rsidR="00295F5D" w:rsidRDefault="00295F5D" w:rsidP="00DE0D17">
      <w:pPr>
        <w:jc w:val="both"/>
      </w:pPr>
      <w:r w:rsidRPr="00295F5D">
        <w:t>4º As sequências de interesse são inseridas em plasmídeos.</w:t>
      </w:r>
      <w:r>
        <w:t xml:space="preserve"> (desenho 4)</w:t>
      </w:r>
    </w:p>
    <w:p w14:paraId="5E0331DB" w14:textId="77777777" w:rsidR="00295F5D" w:rsidRDefault="00295F5D" w:rsidP="00DE0D17">
      <w:pPr>
        <w:jc w:val="both"/>
      </w:pPr>
      <w:r w:rsidRPr="00295F5D">
        <w:t xml:space="preserve">5º Os plasmídeos são injetados em plantas </w:t>
      </w:r>
      <w:proofErr w:type="spellStart"/>
      <w:r w:rsidRPr="00295F5D">
        <w:rPr>
          <w:i/>
          <w:iCs/>
        </w:rPr>
        <w:t>Vigna</w:t>
      </w:r>
      <w:proofErr w:type="spellEnd"/>
      <w:r w:rsidRPr="00295F5D">
        <w:rPr>
          <w:i/>
          <w:iCs/>
        </w:rPr>
        <w:t xml:space="preserve"> </w:t>
      </w:r>
      <w:proofErr w:type="spellStart"/>
      <w:r w:rsidRPr="00295F5D">
        <w:rPr>
          <w:i/>
          <w:iCs/>
        </w:rPr>
        <w:t>unguiculata</w:t>
      </w:r>
      <w:proofErr w:type="spellEnd"/>
      <w:r w:rsidRPr="00295F5D">
        <w:rPr>
          <w:i/>
          <w:iCs/>
        </w:rPr>
        <w:t xml:space="preserve"> </w:t>
      </w:r>
      <w:r w:rsidRPr="00295F5D">
        <w:t>(feijão-de-corda).</w:t>
      </w:r>
      <w:r>
        <w:t xml:space="preserve"> (desenho 5)</w:t>
      </w:r>
    </w:p>
    <w:p w14:paraId="3B9C8643" w14:textId="77777777" w:rsidR="00295F5D" w:rsidRPr="00295F5D" w:rsidRDefault="00295F5D" w:rsidP="00295F5D">
      <w:pPr>
        <w:jc w:val="both"/>
      </w:pPr>
      <w:r w:rsidRPr="00295F5D">
        <w:lastRenderedPageBreak/>
        <w:t>6º Plantas serão mantidas em casa de vegetação por duas semanas, com a finalidade de multiplicação das proteínas de interesse.</w:t>
      </w:r>
    </w:p>
    <w:p w14:paraId="7ED77ACC" w14:textId="77777777" w:rsidR="00295F5D" w:rsidRDefault="00295F5D" w:rsidP="00DE0D17">
      <w:pPr>
        <w:jc w:val="both"/>
      </w:pPr>
      <w:r w:rsidRPr="00295F5D">
        <w:rPr>
          <w:noProof/>
          <w:lang w:val="en-US"/>
        </w:rPr>
        <w:drawing>
          <wp:inline distT="0" distB="0" distL="0" distR="0" wp14:anchorId="5B298EAC" wp14:editId="645343BC">
            <wp:extent cx="1676400" cy="742950"/>
            <wp:effectExtent l="19050" t="0" r="0" b="0"/>
            <wp:docPr id="5" name="Imagem 5" descr="plasmideo-emend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7" name="Imagem 1" descr="plasmideo-emendado.png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5F5D">
        <w:rPr>
          <w:noProof/>
          <w:lang w:eastAsia="pt-BR"/>
        </w:rPr>
        <w:t xml:space="preserve"> </w:t>
      </w:r>
      <w:r w:rsidRPr="00295F5D">
        <w:rPr>
          <w:noProof/>
          <w:lang w:val="en-US"/>
        </w:rPr>
        <w:drawing>
          <wp:inline distT="0" distB="0" distL="0" distR="0" wp14:anchorId="695A68AC" wp14:editId="4C6E8578">
            <wp:extent cx="1543050" cy="1390650"/>
            <wp:effectExtent l="19050" t="0" r="0" b="0"/>
            <wp:docPr id="6" name="Imagem 6" descr="417px-Vigna_unguiculata_Blanco2.2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" name="Imagem 9" descr="417px-Vigna_unguiculata_Blanco2.28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5F5D">
        <w:rPr>
          <w:noProof/>
          <w:lang w:eastAsia="pt-BR"/>
        </w:rPr>
        <w:t xml:space="preserve"> </w:t>
      </w:r>
      <w:r w:rsidRPr="00295F5D">
        <w:rPr>
          <w:noProof/>
          <w:lang w:val="en-US"/>
        </w:rPr>
        <mc:AlternateContent>
          <mc:Choice Requires="wpg">
            <w:drawing>
              <wp:inline distT="0" distB="0" distL="0" distR="0" wp14:anchorId="47033784" wp14:editId="6175A482">
                <wp:extent cx="1733550" cy="1381125"/>
                <wp:effectExtent l="0" t="0" r="628650" b="1793875"/>
                <wp:docPr id="25602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352675" cy="3168650"/>
                          <a:chOff x="1763713" y="0"/>
                          <a:chExt cx="2352561" cy="3168545"/>
                        </a:xfrm>
                      </wpg:grpSpPr>
                      <pic:pic xmlns:pic="http://schemas.openxmlformats.org/drawingml/2006/picture">
                        <pic:nvPicPr>
                          <pic:cNvPr id="11" name="Imagem 5" descr="417px-Vigna_unguiculata_Blanco2.285.png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6607" t="2628" r="5663" b="15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3713" y="0"/>
                            <a:ext cx="2352561" cy="3168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2" name="Paralelogramo 4"/>
                        <wps:cNvSpPr/>
                        <wps:spPr>
                          <a:xfrm>
                            <a:off x="3422570" y="2031933"/>
                            <a:ext cx="144456" cy="215893"/>
                          </a:xfrm>
                          <a:prstGeom prst="parallelogram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E2AF37" w14:textId="77777777" w:rsidR="004B6281" w:rsidRDefault="004B6281" w:rsidP="004B6281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  <pic:pic xmlns:pic="http://schemas.openxmlformats.org/drawingml/2006/picture">
                        <pic:nvPicPr>
                          <pic:cNvPr id="13" name="Imagem 9" descr="plasmideo copy.pn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6196" y="2175613"/>
                            <a:ext cx="166642" cy="1666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Imagem 10" descr="plasmideo copy.png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9202" y="2319629"/>
                            <a:ext cx="175026" cy="1750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5" name="Paralelogramo 11"/>
                        <wps:cNvSpPr/>
                        <wps:spPr>
                          <a:xfrm>
                            <a:off x="3574962" y="2247826"/>
                            <a:ext cx="144456" cy="215893"/>
                          </a:xfrm>
                          <a:prstGeom prst="parallelogram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11B914" w14:textId="77777777" w:rsidR="004B6281" w:rsidRDefault="004B6281" w:rsidP="004B6281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  <pic:pic xmlns:pic="http://schemas.openxmlformats.org/drawingml/2006/picture">
                        <pic:nvPicPr>
                          <pic:cNvPr id="16" name="Imagem 12" descr="plasmideo copy.pn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94228" y="1527541"/>
                            <a:ext cx="166642" cy="1666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Imagem 13" descr="plasmideo copy.pn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6236" y="1743565"/>
                            <a:ext cx="166642" cy="1666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8" name="Paralelogramo 14"/>
                        <wps:cNvSpPr/>
                        <wps:spPr>
                          <a:xfrm>
                            <a:off x="3782915" y="1455690"/>
                            <a:ext cx="142868" cy="215893"/>
                          </a:xfrm>
                          <a:prstGeom prst="parallelogram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485F4F" w14:textId="77777777" w:rsidR="004B6281" w:rsidRDefault="004B6281" w:rsidP="004B6281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24" o:spid="_x0000_s1026" style="width:136.5pt;height:108.75pt;mso-position-horizontal-relative:char;mso-position-vertical-relative:line" coordorigin="1763713" coordsize="2352561,31685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27" type="#_x0000_t75" alt="417px-Vigna_unguiculata_Blanco2.285.png" style="position:absolute;left:1763713;width:2352561;height:31685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ml&#10;hnvAAAAA2wAAAA8AAABkcnMvZG93bnJldi54bWxET02LwjAQvS/4H8IIe9NUBV2rUVRwEby4Kngd&#10;mrGpNpPSRK3/3gjC3ubxPmc6b2wp7lT7wrGCXjcBQZw5XXCu4HhYd35A+ICssXRMCp7kYT5rfU0x&#10;1e7Bf3Tfh1zEEPYpKjAhVKmUPjNk0XddRRy5s6sthgjrXOoaHzHclrKfJENpseDYYLCilaHsur9Z&#10;BdvbZbMb0Olixju+rtbL/qhY/Cr13W4WExCBmvAv/rg3Os7vwfuXeICcvQ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KaWGe8AAAADbAAAADwAAAAAAAAAAAAAAAACcAgAAZHJz&#10;L2Rvd25yZXYueG1sUEsFBgAAAAAEAAQA9wAAAIkDAAAAAA==&#10;">
                  <v:imagedata r:id="rId14" o:title="417px-Vigna_unguiculata_Blanco2.285.png" croptop="1722f" cropbottom="9904f" cropleft="4330f" cropright="3711f"/>
                  <v:path arrowok="t"/>
                </v:shape>
                <v:shapetype id="_x0000_t7" coordsize="21600,21600" o:spt="7" adj="5400" path="m@0,0l0,21600@1,21600,21600,0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Paralelogramo 4" o:spid="_x0000_s1028" type="#_x0000_t7" style="position:absolute;left:3422570;top:2031933;width:144456;height:21589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UAxLwQAA&#10;ANsAAAAPAAAAZHJzL2Rvd25yZXYueG1sRE87b8IwEN4r9T9YV6lbcWCIIMWgqiqPjgQGxmt8xBHx&#10;OYqvkPbX15WQ2O7T97z5cvCtulAfm8AGxqMMFHEVbMO1gcN+9TIFFQXZYhuYDPxQhOXi8WGOhQ1X&#10;3tGllFqlEI4FGnAiXaF1rBx5jKPQESfuFHqPkmBfa9vjNYX7Vk+yLNceG04NDjt6d1Sdy29v4LM5&#10;5kdXSj7dbvTH7xetZLYeG/P8NLy9ghIa5C6+ubc2zZ/A/y/pAL34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FAMS8EAAADbAAAADwAAAAAAAAAAAAAAAACXAgAAZHJzL2Rvd25y&#10;ZXYueG1sUEsFBgAAAAAEAAQA9QAAAIUDAAAAAA==&#10;" fillcolor="#e36c0a [2409]" strokecolor="#e36c0a [2409]" strokeweight="2pt">
                  <v:textbox>
                    <w:txbxContent>
                      <w:p w14:paraId="61E2AF37" w14:textId="77777777" w:rsidR="004B6281" w:rsidRDefault="004B6281" w:rsidP="004B6281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 id="Imagem 9" o:spid="_x0000_s1029" type="#_x0000_t75" alt="plasmideo copy.png" style="position:absolute;left:3206196;top:2175613;width:166642;height:16664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uO&#10;QD/DAAAA2wAAAA8AAABkcnMvZG93bnJldi54bWxET01rAjEQvQv+hzCCN82qILo1SmkpWK2W2orX&#10;MZnuLt1M1k3U7b83BaG3ebzPmS0aW4oL1b5wrGDQT0AQa2cKzhR8fb70JiB8QDZYOiYFv+RhMW+3&#10;Zpgad+UPuuxCJmII+xQV5CFUqZRe52TR911FHLlvV1sMEdaZNDVeY7gt5TBJxtJiwbEhx4qectI/&#10;u7NVMNwcplv9flrqwetx/fy2X6325qRUt9M8PoAI1IR/8d29NHH+CP5+iQfI+Q0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u45AP8MAAADbAAAADwAAAAAAAAAAAAAAAACcAgAA&#10;ZHJzL2Rvd25yZXYueG1sUEsFBgAAAAAEAAQA9wAAAIwDAAAAAA==&#10;">
                  <v:imagedata r:id="rId15" o:title="plasmideo copy.png"/>
                  <v:path arrowok="t"/>
                </v:shape>
                <v:shape id="Imagem 10" o:spid="_x0000_s1030" type="#_x0000_t75" alt="plasmideo copy.png" style="position:absolute;left:3319202;top:2319629;width:175026;height:17502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gk&#10;Fp7AAAAA2wAAAA8AAABkcnMvZG93bnJldi54bWxET82KwjAQvgu+QxjBm6Yr4ko1ShFc6mHBVR9g&#10;aGab0mZSmqxWn34jCN7m4/ud9ba3jbhS5yvHCj6mCQjiwumKSwWX836yBOEDssbGMSm4k4ftZjhY&#10;Y6rdjX/oegqliCHsU1RgQmhTKX1hyKKfupY4cr+usxgi7EqpO7zFcNvIWZIspMWKY4PBlnaGivr0&#10;ZxXIc8jrz2T+MNl3ts/rryMd8qNS41GfrUAE6sNb/HLnOs6fw/OXeIDc/AM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qCQWnsAAAADbAAAADwAAAAAAAAAAAAAAAACcAgAAZHJz&#10;L2Rvd25yZXYueG1sUEsFBgAAAAAEAAQA9wAAAIkDAAAAAA==&#10;">
                  <v:imagedata r:id="rId16" o:title="plasmideo copy.png"/>
                  <v:path arrowok="t"/>
                </v:shape>
                <v:shape id="Paralelogramo 11" o:spid="_x0000_s1031" type="#_x0000_t7" style="position:absolute;left:3574962;top:2247826;width:144456;height:21589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uZQ/wQAA&#10;ANsAAAAPAAAAZHJzL2Rvd25yZXYueG1sRE9Na8JAEL0X/A/LFLzVjYLBpq5SRFt7bOzB4zQ7ZoPZ&#10;2ZCdatpf3y0UvM3jfc5yPfhWXaiPTWAD00kGirgKtuHawMdh97AAFQXZYhuYDHxThPVqdLfEwoYr&#10;v9OllFqlEI4FGnAiXaF1rBx5jJPQESfuFHqPkmBfa9vjNYX7Vs+yLNceG04NDjvaOKrO5Zc38NYc&#10;86MrJV/sX/X255N28vgyNWZ8Pzw/gRIa5Cb+d+9tmj+Hv1/SAXr1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7mUP8EAAADbAAAADwAAAAAAAAAAAAAAAACXAgAAZHJzL2Rvd25y&#10;ZXYueG1sUEsFBgAAAAAEAAQA9QAAAIUDAAAAAA==&#10;" fillcolor="#e36c0a [2409]" strokecolor="#e36c0a [2409]" strokeweight="2pt">
                  <v:textbox>
                    <w:txbxContent>
                      <w:p w14:paraId="5C11B914" w14:textId="77777777" w:rsidR="004B6281" w:rsidRDefault="004B6281" w:rsidP="004B6281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 id="Imagem 12" o:spid="_x0000_s1032" type="#_x0000_t75" alt="plasmideo copy.png" style="position:absolute;left:3494228;top:1527541;width:166642;height:16664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v5&#10;46fDAAAA2wAAAA8AAABkcnMvZG93bnJldi54bWxET0trAjEQvhf8D2EEbzWrB7GrUcRSsGotvvA6&#10;Taa7SzeTdRN1++9NoeBtPr7njKeNLcWVal84VtDrJiCItTMFZwoO+7fnIQgfkA2WjknBL3mYTlpP&#10;Y0yNu/GWrruQiRjCPkUFeQhVKqXXOVn0XVcRR+7b1RZDhHUmTY23GG5L2U+SgbRYcGzIsaJ5Tvpn&#10;d7EK+h+nl43+PC907/1r9bo+LpdHc1aq025mIxCBmvAQ/7sXJs4fwN8v8QA5uQ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q/njp8MAAADbAAAADwAAAAAAAAAAAAAAAACcAgAA&#10;ZHJzL2Rvd25yZXYueG1sUEsFBgAAAAAEAAQA9wAAAIwDAAAAAA==&#10;">
                  <v:imagedata r:id="rId17" o:title="plasmideo copy.png"/>
                  <v:path arrowok="t"/>
                </v:shape>
                <v:shape id="Imagem 13" o:spid="_x0000_s1033" type="#_x0000_t75" alt="plasmideo copy.png" style="position:absolute;left:3566236;top:1743565;width:166642;height:16664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S1&#10;RjzEAAAA2wAAAA8AAABkcnMvZG93bnJldi54bWxET0trAjEQvgv+hzCCN83qwcfWKKWlYLVaaite&#10;x2S6u3QzWTdRt//eFITe5uN7zmzR2FJcqPaFYwWDfgKCWDtTcKbg6/OlNwHhA7LB0jEp+CUPi3m7&#10;NcPUuCt/0GUXMhFD2KeoIA+hSqX0OieLvu8q4sh9u9piiLDOpKnxGsNtKYdJMpIWC44NOVb0lJP+&#10;2Z2tguHmMN3q99NSD16P6+e3/Wq1Nyelup3m8QFEoCb8i+/upYnzx/D3SzxAzm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S1RjzEAAAA2wAAAA8AAAAAAAAAAAAAAAAAnAIA&#10;AGRycy9kb3ducmV2LnhtbFBLBQYAAAAABAAEAPcAAACNAwAAAAA=&#10;">
                  <v:imagedata r:id="rId18" o:title="plasmideo copy.png"/>
                  <v:path arrowok="t"/>
                </v:shape>
                <v:shape id="Paralelogramo 14" o:spid="_x0000_s1034" type="#_x0000_t7" style="position:absolute;left:3782915;top:1455690;width:142868;height:21589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uDuhwwAA&#10;ANsAAAAPAAAAZHJzL2Rvd25yZXYueG1sRI8xT8NADIV3JP7DyUhs9NIOUQm9Vgi1UMYGho4mZ3IR&#10;OV+UM23g1+OhEput9/ze59Vmir050Zi7xA7mswIMcZN8x62D97fd3RJMFmSPfWJy8EMZNuvrqxVW&#10;Pp35QKdaWqMhnCt0EESGytrcBIqYZ2kgVu0zjRFF17G1fsSzhsfeLoqitBE71oaAAz0Far7q7+jg&#10;tTuWx1BLudy/2O3vB+3k/nnu3O3N9PgARmiSf/Pleu8VX2H1Fx3Ar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uDuhwwAAANsAAAAPAAAAAAAAAAAAAAAAAJcCAABkcnMvZG93&#10;bnJldi54bWxQSwUGAAAAAAQABAD1AAAAhwMAAAAA&#10;" fillcolor="#e36c0a [2409]" strokecolor="#e36c0a [2409]" strokeweight="2pt">
                  <v:textbox>
                    <w:txbxContent>
                      <w:p w14:paraId="32485F4F" w14:textId="77777777" w:rsidR="004B6281" w:rsidRDefault="004B6281" w:rsidP="004B6281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8EE8BC" w14:textId="77777777" w:rsidR="00295F5D" w:rsidRPr="00DE0D17" w:rsidRDefault="00295F5D" w:rsidP="00DE0D17">
      <w:pPr>
        <w:jc w:val="both"/>
      </w:pPr>
    </w:p>
    <w:p w14:paraId="24833B42" w14:textId="77777777" w:rsidR="00DE0D17" w:rsidRDefault="00295F5D" w:rsidP="00DE0D17">
      <w:pPr>
        <w:jc w:val="both"/>
      </w:pPr>
      <w:r>
        <w:t>Desenho 4                                       Desenho 5                                  Desenho 6</w:t>
      </w:r>
    </w:p>
    <w:p w14:paraId="598506FA" w14:textId="77777777" w:rsidR="00295F5D" w:rsidRDefault="00295F5D" w:rsidP="00DE0D17">
      <w:pPr>
        <w:jc w:val="both"/>
      </w:pPr>
    </w:p>
    <w:p w14:paraId="5F6980E8" w14:textId="77777777" w:rsidR="00295F5D" w:rsidRDefault="00295F5D" w:rsidP="00DE0D17">
      <w:pPr>
        <w:jc w:val="both"/>
        <w:rPr>
          <w:b/>
        </w:rPr>
      </w:pPr>
      <w:r w:rsidRPr="004C1FB0">
        <w:rPr>
          <w:b/>
        </w:rPr>
        <w:t>(Cenário 18.</w:t>
      </w:r>
      <w:r w:rsidR="004C1FB0" w:rsidRPr="004C1FB0">
        <w:rPr>
          <w:b/>
        </w:rPr>
        <w:t xml:space="preserve"> Continuação)</w:t>
      </w:r>
    </w:p>
    <w:p w14:paraId="6D83272F" w14:textId="77777777" w:rsidR="004C1FB0" w:rsidRPr="004C1FB0" w:rsidRDefault="004C1FB0" w:rsidP="004C1FB0">
      <w:pPr>
        <w:jc w:val="both"/>
      </w:pPr>
      <w:r w:rsidRPr="004C1FB0">
        <w:t xml:space="preserve">7º O tecido foliar será utilizado para a purificação das proteínas. </w:t>
      </w:r>
    </w:p>
    <w:p w14:paraId="5B832D49" w14:textId="77777777" w:rsidR="004C1FB0" w:rsidRPr="004C1FB0" w:rsidRDefault="004C1FB0" w:rsidP="004C1FB0">
      <w:pPr>
        <w:jc w:val="both"/>
      </w:pPr>
      <w:r w:rsidRPr="004C1FB0">
        <w:t>8º As proteínas são injetadas em camundongos (desenho 7)</w:t>
      </w:r>
    </w:p>
    <w:p w14:paraId="526D230F" w14:textId="77777777" w:rsidR="004C1FB0" w:rsidRPr="004C1FB0" w:rsidRDefault="004C1FB0" w:rsidP="004C1FB0">
      <w:pPr>
        <w:jc w:val="both"/>
      </w:pPr>
      <w:r w:rsidRPr="004C1FB0">
        <w:t>9º Os camundongos produzem muitos anticorpos</w:t>
      </w:r>
      <w:ins w:id="3" w:author="Iara Lopes" w:date="2013-12-15T15:50:00Z">
        <w:r w:rsidR="00DE71D5">
          <w:t>,</w:t>
        </w:r>
      </w:ins>
      <w:del w:id="4" w:author="Iara Lopes" w:date="2013-12-15T15:50:00Z">
        <w:r w:rsidRPr="004C1FB0" w:rsidDel="00DE71D5">
          <w:delText xml:space="preserve"> ,</w:delText>
        </w:r>
      </w:del>
      <w:r w:rsidRPr="004C1FB0">
        <w:t xml:space="preserve"> o que mostra a eficácia das proteínas como vacina. (desenho 8)</w:t>
      </w:r>
    </w:p>
    <w:p w14:paraId="3FE6D29D" w14:textId="77777777" w:rsidR="004C1FB0" w:rsidRPr="004C1FB0" w:rsidRDefault="004C1FB0" w:rsidP="004C1FB0">
      <w:pPr>
        <w:jc w:val="both"/>
        <w:rPr>
          <w:b/>
        </w:rPr>
      </w:pPr>
      <w:r w:rsidRPr="004C1FB0">
        <w:rPr>
          <w:b/>
          <w:noProof/>
          <w:lang w:val="en-US"/>
        </w:rPr>
        <w:lastRenderedPageBreak/>
        <mc:AlternateContent>
          <mc:Choice Requires="wpg">
            <w:drawing>
              <wp:inline distT="0" distB="0" distL="0" distR="0" wp14:anchorId="7934FC18" wp14:editId="00B82201">
                <wp:extent cx="2324100" cy="1838325"/>
                <wp:effectExtent l="0" t="0" r="1028700" b="244475"/>
                <wp:docPr id="25607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319462" cy="1893888"/>
                          <a:chOff x="1116013" y="4365625"/>
                          <a:chExt cx="3319462" cy="1893888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Payl:Apodemus sylvaticus bosmu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013" y="4365625"/>
                            <a:ext cx="2482850" cy="174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Imagem 26" descr="seringa.png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6505867">
                            <a:off x="3436938" y="5260975"/>
                            <a:ext cx="522288" cy="14747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22" name="Paralelogramo 27"/>
                        <wps:cNvSpPr/>
                        <wps:spPr>
                          <a:xfrm>
                            <a:off x="3563938" y="5876925"/>
                            <a:ext cx="144462" cy="144463"/>
                          </a:xfrm>
                          <a:prstGeom prst="parallelogram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C279C2" w14:textId="77777777" w:rsidR="004B6281" w:rsidRDefault="004B6281" w:rsidP="004B6281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26" o:spid="_x0000_s1035" style="width:183pt;height:144.75pt;mso-position-horizontal-relative:char;mso-position-vertical-relative:line" coordorigin="1116013,4365625" coordsize="3319462,1893888" o:gfxdata="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">
                <v:shape id="Picture 20" o:spid="_x0000_s1036" type="#_x0000_t75" alt="Payl:Apodemus sylvaticus bosmuis.jpg" style="position:absolute;left:1116013;top:4365625;width:2482850;height:17494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wR&#10;jhLAAAAA2wAAAA8AAABkcnMvZG93bnJldi54bWxET89rwjAUvg/8H8ITvAybKrJJNYoIFWHssE7v&#10;j+bZFJuXkkSt++uXw2DHj+/3ejvYTtzJh9axglmWgyCunW65UXD6LqdLECEia+wck4InBdhuRi9r&#10;LLR78Bfdq9iIFMKhQAUmxr6QMtSGLIbM9cSJuzhvMSboG6k9PlK47eQ8z9+kxZZTg8Ge9obqa3Wz&#10;Cvbmc/e+OC/wUP00yJeh9B+vpVKT8bBbgYg0xH/xn/uoFczT+vQl/QC5+QU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7BGOEsAAAADbAAAADwAAAAAAAAAAAAAAAACcAgAAZHJz&#10;L2Rvd25yZXYueG1sUEsFBgAAAAAEAAQA9wAAAIkDAAAAAA==&#10;">
                  <v:imagedata r:id="rId21" o:title="Apodemus sylvaticus bosmuis.jpg"/>
                </v:shape>
                <v:shape id="Imagem 26" o:spid="_x0000_s1037" type="#_x0000_t75" alt="seringa.png" style="position:absolute;left:3436938;top:5260975;width:522288;height:1474787;rotation:7106142fd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OR&#10;Fq3EAAAA2wAAAA8AAABkcnMvZG93bnJldi54bWxEj0FrwkAUhO+C/2F5gjfdKJJK6ioiBHrxUBuU&#10;3p7Z12xs9m3Ibk36712h0OMwM98wm91gG3GnzteOFSzmCQji0umaKwXFRz5bg/ABWWPjmBT8kofd&#10;djzaYKZdz+90P4VKRAj7DBWYENpMSl8asujnriWO3pfrLIYou0rqDvsIt41cJkkqLdYcFwy2dDBU&#10;fp9+rILUHm/apMXlvLpS8bnq89vLNVdqOhn2ryACDeE//Nd+0wqWC3h+iT9Abh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LORFq3EAAAA2wAAAA8AAAAAAAAAAAAAAAAAnAIA&#10;AGRycy9kb3ducmV2LnhtbFBLBQYAAAAABAAEAPcAAACNAwAAAAA=&#10;">
                  <v:imagedata r:id="rId22" o:title="seringa.png"/>
                  <v:path arrowok="t"/>
                </v:shape>
                <v:shape id="Paralelogramo 27" o:spid="_x0000_s1038" type="#_x0000_t7" style="position:absolute;left:3563938;top:5876925;width:144462;height:14446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PMb2wwAA&#10;ANsAAAAPAAAAZHJzL2Rvd25yZXYueG1sRI9BT8JAFITvJvyHzSPxJlt6aLCyEEJE4Uj1wPHZfXYb&#10;u2+b7hOqv94lIfE4mZlvMsv16Dt1piG2gQ3MZxko4jrYlhsD72+7hwWoKMgWu8Bk4IcirFeTuyWW&#10;Nlz4SOdKGpUgHEs04ET6UutYO/IYZ6EnTt5nGDxKkkOj7YCXBPedzrOs0B5bTgsOe9o6qr+qb2/g&#10;0J6Kk6ukWOxf9fPvB+3k8WVuzP103DyBEhrlP3xr762BPIfrl/QD9Oo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mPMb2wwAAANsAAAAPAAAAAAAAAAAAAAAAAJcCAABkcnMvZG93&#10;bnJldi54bWxQSwUGAAAAAAQABAD1AAAAhwMAAAAA&#10;" fillcolor="#e36c0a [2409]" strokecolor="#e36c0a [2409]" strokeweight="2pt">
                  <v:textbox>
                    <w:txbxContent>
                      <w:p w14:paraId="62C279C2" w14:textId="77777777" w:rsidR="004B6281" w:rsidRDefault="004B6281" w:rsidP="004B6281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4C1FB0">
        <w:rPr>
          <w:noProof/>
          <w:lang w:eastAsia="pt-BR"/>
        </w:rPr>
        <w:t xml:space="preserve"> </w:t>
      </w:r>
      <w:r w:rsidRPr="004C1FB0">
        <w:rPr>
          <w:b/>
          <w:noProof/>
          <w:lang w:val="en-US"/>
        </w:rPr>
        <mc:AlternateContent>
          <mc:Choice Requires="wpg">
            <w:drawing>
              <wp:inline distT="0" distB="0" distL="0" distR="0" wp14:anchorId="32FD2873" wp14:editId="3505A470">
                <wp:extent cx="1495425" cy="1744663"/>
                <wp:effectExtent l="0" t="0" r="3175" b="8255"/>
                <wp:docPr id="26626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495425" cy="1744663"/>
                          <a:chOff x="3276600" y="908050"/>
                          <a:chExt cx="1495425" cy="1744663"/>
                        </a:xfrm>
                      </wpg:grpSpPr>
                      <pic:pic xmlns:pic="http://schemas.openxmlformats.org/drawingml/2006/picture">
                        <pic:nvPicPr>
                          <pic:cNvPr id="24" name="Imagem 4" descr="anticorpo.png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6600" y="1196975"/>
                            <a:ext cx="415925" cy="52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25" name="Paralelogramo 6"/>
                        <wps:cNvSpPr/>
                        <wps:spPr>
                          <a:xfrm>
                            <a:off x="3419475" y="1052513"/>
                            <a:ext cx="144463" cy="215900"/>
                          </a:xfrm>
                          <a:prstGeom prst="parallelogram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2D9D68" w14:textId="77777777" w:rsidR="004B6281" w:rsidRDefault="004B6281" w:rsidP="004B6281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  <pic:pic xmlns:pic="http://schemas.openxmlformats.org/drawingml/2006/picture">
                        <pic:nvPicPr>
                          <pic:cNvPr id="26" name="Imagem 7" descr="anticorpo.png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4275" y="1052513"/>
                            <a:ext cx="415925" cy="52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27" name="Paralelogramo 8"/>
                        <wps:cNvSpPr/>
                        <wps:spPr>
                          <a:xfrm>
                            <a:off x="3851275" y="908050"/>
                            <a:ext cx="144463" cy="217488"/>
                          </a:xfrm>
                          <a:prstGeom prst="parallelogram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870AA0" w14:textId="77777777" w:rsidR="004B6281" w:rsidRDefault="004B6281" w:rsidP="004B6281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  <wps:wsp>
                        <wps:cNvPr id="28" name="Paralelogramo 9"/>
                        <wps:cNvSpPr/>
                        <wps:spPr>
                          <a:xfrm>
                            <a:off x="4356100" y="1125538"/>
                            <a:ext cx="144463" cy="215900"/>
                          </a:xfrm>
                          <a:prstGeom prst="parallelogram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FCDA06" w14:textId="77777777" w:rsidR="004B6281" w:rsidRDefault="004B6281" w:rsidP="004B6281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  <pic:pic xmlns:pic="http://schemas.openxmlformats.org/drawingml/2006/picture">
                        <pic:nvPicPr>
                          <pic:cNvPr id="29" name="Imagem 10" descr="anticorpo.png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1638" y="1268413"/>
                            <a:ext cx="417512" cy="52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Imagem 11" descr="anticorpo.png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7150" y="2133600"/>
                            <a:ext cx="417513" cy="5191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Imagem 12" descr="anticorpo.png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8038" y="2133600"/>
                            <a:ext cx="415925" cy="5191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32" name="Paralelogramo 13"/>
                        <wps:cNvSpPr/>
                        <wps:spPr>
                          <a:xfrm>
                            <a:off x="3492500" y="1989138"/>
                            <a:ext cx="142875" cy="215900"/>
                          </a:xfrm>
                          <a:prstGeom prst="parallelogram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FFBBBF" w14:textId="77777777" w:rsidR="004B6281" w:rsidRDefault="004B6281" w:rsidP="004B6281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  <wps:wsp>
                        <wps:cNvPr id="33" name="Paralelogramo 14"/>
                        <wps:cNvSpPr/>
                        <wps:spPr>
                          <a:xfrm>
                            <a:off x="4003675" y="1989138"/>
                            <a:ext cx="144463" cy="215900"/>
                          </a:xfrm>
                          <a:prstGeom prst="parallelogram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203D4B" w14:textId="77777777" w:rsidR="004B6281" w:rsidRDefault="004B6281" w:rsidP="004B6281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  <wps:wsp>
                        <wps:cNvPr id="34" name="Paralelogramo 15"/>
                        <wps:cNvSpPr/>
                        <wps:spPr>
                          <a:xfrm>
                            <a:off x="4500563" y="1989138"/>
                            <a:ext cx="142875" cy="215900"/>
                          </a:xfrm>
                          <a:prstGeom prst="parallelogram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529D2" w14:textId="77777777" w:rsidR="004B6281" w:rsidRDefault="004B6281" w:rsidP="004B6281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  <pic:pic xmlns:pic="http://schemas.openxmlformats.org/drawingml/2006/picture">
                        <pic:nvPicPr>
                          <pic:cNvPr id="35" name="Imagem 16" descr="anticorpo.png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6100" y="2133600"/>
                            <a:ext cx="415925" cy="5191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upo 18" o:spid="_x0000_s1039" style="width:117.75pt;height:137.4pt;mso-position-horizontal-relative:char;mso-position-vertical-relative:line" coordorigin="3276600,908050" coordsize="1495425,174466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">
                <v:shape id="Imagem 4" o:spid="_x0000_s1040" type="#_x0000_t75" alt="anticorpo.png" style="position:absolute;left:3276600;top:1196975;width:415925;height:5207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aS&#10;vu7DAAAA2wAAAA8AAABkcnMvZG93bnJldi54bWxEj0uLwkAQhO8L+x+GFryITgyuStZRRPBxUfB5&#10;bjK9SdxMT8iMGv+9syDssaiqr6jJrDGluFPtCssK+r0IBHFqdcGZgtNx2R2DcB5ZY2mZFDzJwWz6&#10;+THBRNsH7+l+8JkIEHYJKsi9rxIpXZqTQdezFXHwfmxt0AdZZ1LX+AhwU8o4iobSYMFhIceKFjml&#10;v4ebUXC70CoeORtdt53F+guP/WZXnZVqt5r5NwhPjf8Pv9sbrSAewN+X8APk9AU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FpK+7sMAAADbAAAADwAAAAAAAAAAAAAAAACcAgAA&#10;ZHJzL2Rvd25yZXYueG1sUEsFBgAAAAAEAAQA9wAAAIwDAAAAAA==&#10;">
                  <v:imagedata r:id="rId24" o:title="anticorpo.png"/>
                  <v:path arrowok="t"/>
                </v:shape>
                <v:shape id="Paralelogramo 6" o:spid="_x0000_s1041" type="#_x0000_t7" style="position:absolute;left:3419475;top:1052513;width:144463;height:215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1V6CxAAA&#10;ANsAAAAPAAAAZHJzL2Rvd25yZXYueG1sRI/NasMwEITvhb6D2EJujZxATOpGCaU0f8e6PeS4tbaW&#10;qbUy1iZx+vRVoJDjMDPfMIvV4Ft1oj42gQ1Mxhko4irYhmsDnx/rxzmoKMgW28Bk4EIRVsv7uwUW&#10;Npz5nU6l1CpBOBZowIl0hdaxcuQxjkNHnLzv0HuUJPta2x7PCe5bPc2yXHtsOC047OjVUfVTHr2B&#10;fXPID66UfL7b6rffL1rL02ZizOhheHkGJTTILfzf3lkD0xlcv6QfoJ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dVegsQAAADbAAAADwAAAAAAAAAAAAAAAACXAgAAZHJzL2Rv&#10;d25yZXYueG1sUEsFBgAAAAAEAAQA9QAAAIgDAAAAAA==&#10;" fillcolor="#e36c0a [2409]" strokecolor="#e36c0a [2409]" strokeweight="2pt">
                  <v:textbox>
                    <w:txbxContent>
                      <w:p w14:paraId="192D9D68" w14:textId="77777777" w:rsidR="004B6281" w:rsidRDefault="004B6281" w:rsidP="004B6281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 id="Imagem 7" o:spid="_x0000_s1042" type="#_x0000_t75" alt="anticorpo.png" style="position:absolute;left:3724275;top:1052513;width:415925;height:5207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kM&#10;hQLEAAAA2wAAAA8AAABkcnMvZG93bnJldi54bWxEj0uLwkAQhO8L/oehBS+LTgz4IDqKCLp7ccH4&#10;ODeZNolmekJm1PjvnYWFPRZV9RU1X7amEg9qXGlZwXAQgSDOrC45V3A8bPpTEM4ja6wsk4IXOVgu&#10;Oh9zTLR98p4eqc9FgLBLUEHhfZ1I6bKCDLqBrYmDd7GNQR9kk0vd4DPATSXjKBpLgyWHhQJrWheU&#10;3dK7UXA/0zaeOBtdd5/rrxEehu1PfVKq121XMxCeWv8f/mt/awXxGH6/hB8gF2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IkMhQLEAAAA2wAAAA8AAAAAAAAAAAAAAAAAnAIA&#10;AGRycy9kb3ducmV2LnhtbFBLBQYAAAAABAAEAPcAAACNAwAAAAA=&#10;">
                  <v:imagedata r:id="rId25" o:title="anticorpo.png"/>
                  <v:path arrowok="t"/>
                </v:shape>
                <v:shape id="Paralelogramo 8" o:spid="_x0000_s1043" type="#_x0000_t7" style="position:absolute;left:3851275;top:908050;width:144463;height:21748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S2VuxAAA&#10;ANsAAAAPAAAAZHJzL2Rvd25yZXYueG1sRI/BTsMwEETvSPyDtUjcqNMeQknrRAhRKEdCDz1u420c&#10;Ea+jeGkDX4+RkHoczcwbzbqafK9ONMYusIH5LANF3ATbcWtg97G5W4KKgmyxD0wGvilCVV5frbGw&#10;4czvdKqlVQnCsUADTmQotI6NI49xFgbi5B3D6FGSHFttRzwnuO/1Isty7bHjtOBwoCdHzWf95Q28&#10;dft872rJl9tX/fxzoI08vMyNub2ZHleghCa5hP/bW2tgcQ9/X9IP0O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ktlbsQAAADbAAAADwAAAAAAAAAAAAAAAACXAgAAZHJzL2Rv&#10;d25yZXYueG1sUEsFBgAAAAAEAAQA9QAAAIgDAAAAAA==&#10;" fillcolor="#e36c0a [2409]" strokecolor="#e36c0a [2409]" strokeweight="2pt">
                  <v:textbox>
                    <w:txbxContent>
                      <w:p w14:paraId="40870AA0" w14:textId="77777777" w:rsidR="004B6281" w:rsidRDefault="004B6281" w:rsidP="004B6281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 id="Paralelogramo 9" o:spid="_x0000_s1044" type="#_x0000_t7" style="position:absolute;left:4356100;top:1125538;width:144463;height:215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1PEcwAAA&#10;ANsAAAAPAAAAZHJzL2Rvd25yZXYueG1sRE89b8IwEN0r9T9YV6lbcWCIaMAgVJUWRgID4xEfcUR8&#10;juIrpP31eEDq+PS+58vBt+pKfWwCGxiPMlDEVbAN1wYO+/XbFFQUZIttYDLwSxGWi+enORY23HhH&#10;11JqlUI4FmjAiXSF1rFy5DGOQkecuHPoPUqCfa1tj7cU7ls9ybJce2w4NTjs6MNRdSl/vIFtc8yP&#10;rpR8uvnWn38nWsv719iY15dhNQMlNMi/+OHeWAOTNDZ9ST9AL+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H1PEcwAAAANsAAAAPAAAAAAAAAAAAAAAAAJcCAABkcnMvZG93bnJl&#10;di54bWxQSwUGAAAAAAQABAD1AAAAhAMAAAAA&#10;" fillcolor="#e36c0a [2409]" strokecolor="#e36c0a [2409]" strokeweight="2pt">
                  <v:textbox>
                    <w:txbxContent>
                      <w:p w14:paraId="40FCDA06" w14:textId="77777777" w:rsidR="004B6281" w:rsidRDefault="004B6281" w:rsidP="004B6281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 id="Imagem 10" o:spid="_x0000_s1045" type="#_x0000_t75" alt="anticorpo.png" style="position:absolute;left:4211638;top:1268413;width:417512;height:5207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iT&#10;EXDDAAAA2wAAAA8AAABkcnMvZG93bnJldi54bWxEj0uLwkAQhO8L+x+GFryITgy4atZRRPBxUfB5&#10;bjK9SdxMT8iMGv+9syDssaiqr6jJrDGluFPtCssK+r0IBHFqdcGZgtNx2R2BcB5ZY2mZFDzJwWz6&#10;+THBRNsH7+l+8JkIEHYJKsi9rxIpXZqTQdezFXHwfmxt0AdZZ1LX+AhwU8o4ir6kwYLDQo4VLXJK&#10;fw83o+B2oVU8dDa6bjuL9QCP/WZXnZVqt5r5NwhPjf8Pv9sbrSAew9+X8APk9AU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+JMRcMMAAADbAAAADwAAAAAAAAAAAAAAAACcAgAA&#10;ZHJzL2Rvd25yZXYueG1sUEsFBgAAAAAEAAQA9wAAAIwDAAAAAA==&#10;">
                  <v:imagedata r:id="rId26" o:title="anticorpo.png"/>
                  <v:path arrowok="t"/>
                </v:shape>
                <v:shape id="Imagem 11" o:spid="_x0000_s1046" type="#_x0000_t75" alt="anticorpo.png" style="position:absolute;left:3867150;top:2133600;width:417513;height:51911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xw&#10;LjDBAAAA2wAAAA8AAABkcnMvZG93bnJldi54bWxET8uKwjAU3QvzD+EOuBFNVZyRjmkZBB8bBV+z&#10;vjTXtk5zU5qo9e/NQnB5OO9Z2ppK3KhxpWUFw0EEgjizuuRcwfGw6E9BOI+ssbJMCh7kIE0+OjOM&#10;tb3zjm57n4sQwi5GBYX3dSylywoy6Aa2Jg7c2TYGfYBNLnWD9xBuKjmKoi9psOTQUGBN84Ky//3V&#10;KLj+0XL07Wx02fTmqwkehu22PinV/Wx/f0B4av1b/HKvtYJxWB++hB8gkyc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OxwLjDBAAAA2wAAAA8AAAAAAAAAAAAAAAAAnAIAAGRy&#10;cy9kb3ducmV2LnhtbFBLBQYAAAAABAAEAPcAAACKAwAAAAA=&#10;">
                  <v:imagedata r:id="rId27" o:title="anticorpo.png"/>
                  <v:path arrowok="t"/>
                </v:shape>
                <v:shape id="Imagem 12" o:spid="_x0000_s1047" type="#_x0000_t75" alt="anticorpo.png" style="position:absolute;left:3348038;top:2133600;width:415925;height:51911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M8&#10;i6vFAAAA2wAAAA8AAABkcnMvZG93bnJldi54bWxEj0FrwkAUhO+C/2F5hV5K3cSiLdFVitDWSwUT&#10;7fmRfSap2bchu4nx33eFgsdhZr5hluvB1KKn1lWWFcSTCARxbnXFhYJD9vH8BsJ5ZI21ZVJwJQfr&#10;1Xi0xETbC++pT30hAoRdggpK75tESpeXZNBNbEMcvJNtDfog20LqFi8Bbmo5jaK5NFhxWCixoU1J&#10;+TntjILuhz6nr85Gv99Pm68ZZvGwa45KPT4M7wsQngZ/D/+3t1rBSwy3L+EHyNU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DPIurxQAAANsAAAAPAAAAAAAAAAAAAAAAAJwC&#10;AABkcnMvZG93bnJldi54bWxQSwUGAAAAAAQABAD3AAAAjgMAAAAA&#10;">
                  <v:imagedata r:id="rId28" o:title="anticorpo.png"/>
                  <v:path arrowok="t"/>
                </v:shape>
                <v:shape id="Paralelogramo 13" o:spid="_x0000_s1048" type="#_x0000_t7" style="position:absolute;left:3492500;top:1989138;width:142875;height:215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5VArxAAA&#10;ANsAAAAPAAAAZHJzL2Rvd25yZXYueG1sRI/NasMwEITvhb6D2EJujZwETOpGCaU0f8e6PeS4tbaW&#10;qbUy1iZx+vRVoJDjMDPfMIvV4Ft1oj42gQ1Mxhko4irYhmsDnx/rxzmoKMgW28Bk4EIRVsv7uwUW&#10;Npz5nU6l1CpBOBZowIl0hdaxcuQxjkNHnLzv0HuUJPta2x7PCe5bPc2yXHtsOC047OjVUfVTHr2B&#10;fXPID66UfL7b6rffL1rL02ZizOhheHkGJTTILfzf3lkDsylcv6QfoJ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+VQK8QAAADbAAAADwAAAAAAAAAAAAAAAACXAgAAZHJzL2Rv&#10;d25yZXYueG1sUEsFBgAAAAAEAAQA9QAAAIgDAAAAAA==&#10;" fillcolor="#e36c0a [2409]" strokecolor="#e36c0a [2409]" strokeweight="2pt">
                  <v:textbox>
                    <w:txbxContent>
                      <w:p w14:paraId="52FFBBBF" w14:textId="77777777" w:rsidR="004B6281" w:rsidRDefault="004B6281" w:rsidP="004B6281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 id="Paralelogramo 14" o:spid="_x0000_s1049" type="#_x0000_t7" style="position:absolute;left:4003675;top:1989138;width:144463;height:215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qfWwxAAA&#10;ANsAAAAPAAAAZHJzL2Rvd25yZXYueG1sRI9Ba8JAFITvQv/D8gredGOFoKmrlFKtPRp78Piafc2G&#10;Zt+G7Kum/fXdguBxmJlvmNVm8K06Ux+bwAZm0wwUcRVsw7WB9+N2sgAVBdliG5gM/FCEzfputMLC&#10;hgsf6FxKrRKEY4EGnEhXaB0rRx7jNHTEyfsMvUdJsq+17fGS4L7VD1mWa48NpwWHHT07qr7Kb2/g&#10;rTnlJ1dKvti/6pffD9rKcjczZnw/PD2CEhrkFr6299bAfA7/X9IP0O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Kn1sMQAAADbAAAADwAAAAAAAAAAAAAAAACXAgAAZHJzL2Rv&#10;d25yZXYueG1sUEsFBgAAAAAEAAQA9QAAAIgDAAAAAA==&#10;" fillcolor="#e36c0a [2409]" strokecolor="#e36c0a [2409]" strokeweight="2pt">
                  <v:textbox>
                    <w:txbxContent>
                      <w:p w14:paraId="1F203D4B" w14:textId="77777777" w:rsidR="004B6281" w:rsidRDefault="004B6281" w:rsidP="004B6281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 id="Paralelogramo 15" o:spid="_x0000_s1050" type="#_x0000_t7" style="position:absolute;left:4500563;top:1989138;width:142875;height:215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QG3ExAAA&#10;ANsAAAAPAAAAZHJzL2Rvd25yZXYueG1sRI9BT8JAFITvJvyHzSPxJlvENFhZCCGicLR64PjsPruN&#10;3bdN9wHVX++akHCczMw3mcVq8K06UR+bwAamkwwUcRVsw7WBj/ft3RxUFGSLbWAy8EMRVsvRzQIL&#10;G878RqdSapUgHAs04ES6QutYOfIYJ6EjTt5X6D1Kkn2tbY/nBPetvs+yXHtsOC047GjjqPouj97A&#10;vjnkB1dKPt+96uffT9rK48vUmNvxsH4CJTTINXxp76yB2QP8f0k/QC/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0BtxMQAAADbAAAADwAAAAAAAAAAAAAAAACXAgAAZHJzL2Rv&#10;d25yZXYueG1sUEsFBgAAAAAEAAQA9QAAAIgDAAAAAA==&#10;" fillcolor="#e36c0a [2409]" strokecolor="#e36c0a [2409]" strokeweight="2pt">
                  <v:textbox>
                    <w:txbxContent>
                      <w:p w14:paraId="458529D2" w14:textId="77777777" w:rsidR="004B6281" w:rsidRDefault="004B6281" w:rsidP="004B6281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 id="Imagem 16" o:spid="_x0000_s1051" type="#_x0000_t75" alt="anticorpo.png" style="position:absolute;left:4356100;top:2133600;width:415925;height:51911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wH&#10;jajFAAAA2wAAAA8AAABkcnMvZG93bnJldi54bWxEj09rwkAUxO8Fv8PyBC+l2ZiilugqEvDPpYWa&#10;1vMj+0yi2bchu2r67d1CocdhZn7DLFa9acSNOldbVjCOYhDEhdU1lwq+8s3LGwjnkTU2lknBDzlY&#10;LQdPC0y1vfMn3Q6+FAHCLkUFlfdtKqUrKjLoItsSB+9kO4M+yK6UusN7gJtGJnE8lQZrDgsVtpRV&#10;VFwOV6PgeqRtMnM2Pr8/Z7sJ5uP+o/1WajTs13MQnnr/H/5r77WC1wn8fgk/QC4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8B42oxQAAANsAAAAPAAAAAAAAAAAAAAAAAJwC&#10;AABkcnMvZG93bnJldi54bWxQSwUGAAAAAAQABAD3AAAAjgMAAAAA&#10;">
                  <v:imagedata r:id="rId29" o:title="anticorpo.png"/>
                  <v:path arrowok="t"/>
                </v:shape>
                <w10:anchorlock/>
              </v:group>
            </w:pict>
          </mc:Fallback>
        </mc:AlternateContent>
      </w:r>
    </w:p>
    <w:p w14:paraId="152A948C" w14:textId="77777777" w:rsidR="004C1FB0" w:rsidRPr="004C1FB0" w:rsidRDefault="004C1FB0" w:rsidP="00DE0D17">
      <w:pPr>
        <w:jc w:val="both"/>
      </w:pPr>
      <w:r w:rsidRPr="004C1FB0">
        <w:t>Desenho 7                                                            Desenho 8</w:t>
      </w:r>
    </w:p>
    <w:p w14:paraId="1D918B97" w14:textId="77777777" w:rsidR="00DE0D17" w:rsidRPr="004C1FB0" w:rsidRDefault="004C1FB0" w:rsidP="00DE0D17">
      <w:pPr>
        <w:jc w:val="both"/>
        <w:rPr>
          <w:i/>
        </w:rPr>
      </w:pPr>
      <w:r w:rsidRPr="004C1FB0">
        <w:rPr>
          <w:i/>
        </w:rPr>
        <w:t xml:space="preserve">  Pensei em refazer estes desenhos, para que fiquem apenas com um traço branco, simulando </w:t>
      </w:r>
      <w:commentRangeStart w:id="5"/>
      <w:r w:rsidRPr="004C1FB0">
        <w:rPr>
          <w:i/>
        </w:rPr>
        <w:t>giz</w:t>
      </w:r>
      <w:commentRangeEnd w:id="5"/>
      <w:r w:rsidR="000A5FD2">
        <w:rPr>
          <w:rStyle w:val="CommentReference"/>
        </w:rPr>
        <w:commentReference w:id="5"/>
      </w:r>
      <w:r w:rsidRPr="004C1FB0">
        <w:rPr>
          <w:i/>
        </w:rPr>
        <w:t>.</w:t>
      </w:r>
    </w:p>
    <w:p w14:paraId="73A4D354" w14:textId="77777777" w:rsidR="00A8074D" w:rsidRPr="00A8074D" w:rsidRDefault="00A8074D" w:rsidP="00BA54D7">
      <w:pPr>
        <w:jc w:val="both"/>
        <w:rPr>
          <w:b/>
          <w:bCs/>
        </w:rPr>
      </w:pPr>
      <w:r w:rsidRPr="00A8074D">
        <w:rPr>
          <w:b/>
        </w:rPr>
        <w:t xml:space="preserve">(Cenário 19. </w:t>
      </w:r>
      <w:r w:rsidRPr="00A8074D">
        <w:rPr>
          <w:b/>
          <w:bCs/>
        </w:rPr>
        <w:t>Cientista volta a lousa)</w:t>
      </w:r>
    </w:p>
    <w:p w14:paraId="154C358E" w14:textId="77777777" w:rsidR="00A8074D" w:rsidRDefault="00A8074D" w:rsidP="00A8074D">
      <w:pPr>
        <w:jc w:val="both"/>
      </w:pPr>
      <w:r w:rsidRPr="00A8074D">
        <w:rPr>
          <w:b/>
          <w:bCs/>
        </w:rPr>
        <w:t xml:space="preserve"> </w:t>
      </w:r>
      <w:r w:rsidRPr="00A8074D">
        <w:t>A vacina ainda não foi testada em humanos. Muitos testes ainda são necessários antes da sua aplicação</w:t>
      </w:r>
      <w:ins w:id="6" w:author="Iara Lopes" w:date="2013-12-15T15:48:00Z">
        <w:r w:rsidR="00DE71D5">
          <w:t xml:space="preserve">, mas </w:t>
        </w:r>
      </w:ins>
      <w:del w:id="7" w:author="Iara Lopes" w:date="2013-12-15T15:48:00Z">
        <w:r w:rsidRPr="00A8074D" w:rsidDel="00DE71D5">
          <w:delText xml:space="preserve"> em humanos</w:delText>
        </w:r>
        <w:r w:rsidDel="00DE71D5">
          <w:delText>.</w:delText>
        </w:r>
        <w:r w:rsidRPr="00A8074D" w:rsidDel="00DE71D5">
          <w:rPr>
            <w:rFonts w:ascii="Arial" w:eastAsia="MS PGothic" w:hAnsi="Arial" w:cs="+mn-cs"/>
            <w:color w:val="000000"/>
            <w:kern w:val="24"/>
          </w:rPr>
          <w:delText xml:space="preserve"> </w:delText>
        </w:r>
        <w:r w:rsidRPr="00A8074D" w:rsidDel="00DE71D5">
          <w:delText>P</w:delText>
        </w:r>
      </w:del>
      <w:ins w:id="8" w:author="Iara Lopes" w:date="2013-12-15T15:48:00Z">
        <w:r w:rsidR="00DE71D5">
          <w:t>p</w:t>
        </w:r>
      </w:ins>
      <w:r w:rsidRPr="00A8074D">
        <w:t>ara entender melhor como funcionaria a vacina caso aplicada em humanos, assista a animação abaixo</w:t>
      </w:r>
      <w:ins w:id="9" w:author="Iara Lopes" w:date="2013-12-15T15:48:00Z">
        <w:r w:rsidR="00DE71D5">
          <w:t>!!</w:t>
        </w:r>
      </w:ins>
      <w:del w:id="10" w:author="Iara Lopes" w:date="2013-12-15T15:48:00Z">
        <w:r w:rsidRPr="00A8074D" w:rsidDel="00DE71D5">
          <w:delText>.</w:delText>
        </w:r>
      </w:del>
      <w:r>
        <w:t xml:space="preserve"> Luz, câmera e ação!</w:t>
      </w:r>
    </w:p>
    <w:p w14:paraId="27AF3BC4" w14:textId="77777777" w:rsidR="00A8074D" w:rsidRDefault="00A8074D" w:rsidP="00A8074D">
      <w:pPr>
        <w:jc w:val="both"/>
        <w:rPr>
          <w:b/>
        </w:rPr>
      </w:pPr>
      <w:r w:rsidRPr="00A8074D">
        <w:rPr>
          <w:b/>
        </w:rPr>
        <w:t>(Cenário 20. Animação, como está sugerido no roteiro de vacina)</w:t>
      </w:r>
    </w:p>
    <w:p w14:paraId="08948401" w14:textId="77777777" w:rsidR="00A8074D" w:rsidRDefault="00A8074D" w:rsidP="00A8074D">
      <w:pPr>
        <w:jc w:val="both"/>
        <w:rPr>
          <w:b/>
        </w:rPr>
      </w:pPr>
    </w:p>
    <w:p w14:paraId="4498DDE0" w14:textId="77777777" w:rsidR="00A8074D" w:rsidRPr="00A8074D" w:rsidRDefault="00A8074D" w:rsidP="00A8074D">
      <w:pPr>
        <w:jc w:val="both"/>
        <w:rPr>
          <w:b/>
        </w:rPr>
      </w:pPr>
      <w:r w:rsidRPr="00A8074D">
        <w:rPr>
          <w:b/>
        </w:rPr>
        <w:t>ANIMAÇÃO</w:t>
      </w:r>
    </w:p>
    <w:p w14:paraId="3784A71A" w14:textId="77777777" w:rsidR="00A8074D" w:rsidRPr="00A8074D" w:rsidRDefault="00A8074D" w:rsidP="00A8074D">
      <w:pPr>
        <w:jc w:val="both"/>
        <w:rPr>
          <w:b/>
        </w:rPr>
      </w:pPr>
      <w:r w:rsidRPr="00A8074D">
        <w:rPr>
          <w:b/>
        </w:rPr>
        <w:t xml:space="preserve">Ao ser vacinado, a proteína </w:t>
      </w:r>
      <w:ins w:id="11" w:author="Iara Lopes" w:date="2013-12-15T16:01:00Z">
        <w:r w:rsidR="00365AFF">
          <w:rPr>
            <w:b/>
          </w:rPr>
          <w:t xml:space="preserve">do vírus geneticamente manipulada </w:t>
        </w:r>
      </w:ins>
      <w:r w:rsidRPr="00A8074D">
        <w:rPr>
          <w:b/>
        </w:rPr>
        <w:t>é injetada no indivíduo (Figura 15). Como e</w:t>
      </w:r>
      <w:ins w:id="12" w:author="Iara Lopes" w:date="2013-12-15T16:01:00Z">
        <w:r w:rsidR="00365AFF">
          <w:rPr>
            <w:b/>
          </w:rPr>
          <w:t xml:space="preserve">sta é uma proteína estranha ao organismo, seu </w:t>
        </w:r>
      </w:ins>
      <w:del w:id="13" w:author="Iara Lopes" w:date="2013-12-15T16:01:00Z">
        <w:r w:rsidRPr="00A8074D" w:rsidDel="00365AFF">
          <w:rPr>
            <w:b/>
          </w:rPr>
          <w:delText>la é um antígeno</w:delText>
        </w:r>
      </w:del>
      <w:del w:id="14" w:author="Iara Lopes" w:date="2013-12-15T16:02:00Z">
        <w:r w:rsidRPr="00A8074D" w:rsidDel="00365AFF">
          <w:rPr>
            <w:b/>
          </w:rPr>
          <w:delText xml:space="preserve">, o </w:delText>
        </w:r>
      </w:del>
      <w:r w:rsidRPr="00A8074D">
        <w:rPr>
          <w:b/>
        </w:rPr>
        <w:t xml:space="preserve">sistema imunológico </w:t>
      </w:r>
      <w:ins w:id="15" w:author="Iara Lopes" w:date="2013-12-15T16:02:00Z">
        <w:r w:rsidR="00365AFF">
          <w:rPr>
            <w:b/>
          </w:rPr>
          <w:t>tratar</w:t>
        </w:r>
      </w:ins>
      <w:ins w:id="16" w:author="Iara Lopes" w:date="2013-12-15T16:03:00Z">
        <w:r w:rsidR="00365AFF">
          <w:rPr>
            <w:b/>
          </w:rPr>
          <w:t>á de produzir anticorpos contra essa proteína invasora além de produzir tamb</w:t>
        </w:r>
      </w:ins>
      <w:ins w:id="17" w:author="Iara Lopes" w:date="2013-12-15T16:04:00Z">
        <w:r w:rsidR="00365AFF">
          <w:rPr>
            <w:b/>
          </w:rPr>
          <w:t xml:space="preserve">ém células de memória que reconhecerão prontamente esse antígeno caso ele venha a infectar novamente </w:t>
        </w:r>
      </w:ins>
      <w:ins w:id="18" w:author="Iara Lopes" w:date="2013-12-15T16:05:00Z">
        <w:r w:rsidR="00365AFF">
          <w:rPr>
            <w:b/>
          </w:rPr>
          <w:t xml:space="preserve">o indivíduo vacinado </w:t>
        </w:r>
      </w:ins>
      <w:del w:id="19" w:author="Iara Lopes" w:date="2013-12-15T16:05:00Z">
        <w:r w:rsidRPr="00A8074D" w:rsidDel="00365AFF">
          <w:rPr>
            <w:b/>
          </w:rPr>
          <w:delText>reconhecerá que há algo estranho no organismo</w:delText>
        </w:r>
      </w:del>
      <w:del w:id="20" w:author="Iara Lopes" w:date="2013-12-15T15:49:00Z">
        <w:r w:rsidRPr="00A8074D" w:rsidDel="00DE71D5">
          <w:rPr>
            <w:b/>
          </w:rPr>
          <w:delText xml:space="preserve"> </w:delText>
        </w:r>
      </w:del>
      <w:del w:id="21" w:author="Iara Lopes" w:date="2013-12-15T16:05:00Z">
        <w:r w:rsidRPr="00A8074D" w:rsidDel="00365AFF">
          <w:rPr>
            <w:b/>
          </w:rPr>
          <w:delText xml:space="preserve">. Para defender o organismo atacado, os linfócitos produzirão anticorpos contra </w:delText>
        </w:r>
      </w:del>
      <w:del w:id="22" w:author="Iara Lopes" w:date="2013-12-15T15:49:00Z">
        <w:r w:rsidRPr="00A8074D" w:rsidDel="00DE71D5">
          <w:rPr>
            <w:b/>
          </w:rPr>
          <w:delText>aquel</w:delText>
        </w:r>
      </w:del>
      <w:del w:id="23" w:author="Iara Lopes" w:date="2013-12-15T16:05:00Z">
        <w:r w:rsidRPr="00A8074D" w:rsidDel="00365AFF">
          <w:rPr>
            <w:b/>
          </w:rPr>
          <w:delText>a proteína</w:delText>
        </w:r>
      </w:del>
      <w:del w:id="24" w:author="Iara Lopes" w:date="2013-12-15T15:49:00Z">
        <w:r w:rsidRPr="00A8074D" w:rsidDel="00DE71D5">
          <w:rPr>
            <w:b/>
          </w:rPr>
          <w:delText xml:space="preserve"> </w:delText>
        </w:r>
      </w:del>
      <w:del w:id="25" w:author="Iara Lopes" w:date="2013-12-15T16:05:00Z">
        <w:r w:rsidRPr="00A8074D" w:rsidDel="00365AFF">
          <w:rPr>
            <w:b/>
          </w:rPr>
          <w:delText xml:space="preserve">, células de memória também serão produzidas </w:delText>
        </w:r>
      </w:del>
      <w:r w:rsidRPr="00A8074D">
        <w:rPr>
          <w:b/>
        </w:rPr>
        <w:t>(Figura 16).</w:t>
      </w:r>
    </w:p>
    <w:p w14:paraId="770B6A48" w14:textId="77777777" w:rsidR="00A8074D" w:rsidRDefault="00A8074D" w:rsidP="00A8074D">
      <w:pPr>
        <w:jc w:val="both"/>
        <w:rPr>
          <w:b/>
        </w:rPr>
      </w:pPr>
      <w:r w:rsidRPr="00A8074D">
        <w:rPr>
          <w:b/>
        </w:rPr>
        <w:t>Quando picado pelo mosquito Aedes aegypti</w:t>
      </w:r>
      <w:ins w:id="26" w:author="Iara Lopes" w:date="2013-12-15T15:59:00Z">
        <w:r w:rsidR="00365AFF">
          <w:rPr>
            <w:b/>
          </w:rPr>
          <w:t xml:space="preserve"> infectado com </w:t>
        </w:r>
      </w:ins>
      <w:del w:id="27" w:author="Iara Lopes" w:date="2013-12-15T15:59:00Z">
        <w:r w:rsidRPr="00A8074D" w:rsidDel="00365AFF">
          <w:rPr>
            <w:b/>
          </w:rPr>
          <w:delText>,</w:delText>
        </w:r>
      </w:del>
      <w:r w:rsidRPr="00A8074D">
        <w:rPr>
          <w:b/>
        </w:rPr>
        <w:t xml:space="preserve"> o vírus da dengue</w:t>
      </w:r>
      <w:ins w:id="28" w:author="Iara Lopes" w:date="2013-12-15T15:59:00Z">
        <w:r w:rsidR="00365AFF">
          <w:rPr>
            <w:b/>
          </w:rPr>
          <w:t>, a pessoa entra em contato com o pat</w:t>
        </w:r>
      </w:ins>
      <w:ins w:id="29" w:author="Iara Lopes" w:date="2013-12-15T16:06:00Z">
        <w:r w:rsidR="00365AFF">
          <w:rPr>
            <w:b/>
          </w:rPr>
          <w:t xml:space="preserve">ógeno </w:t>
        </w:r>
      </w:ins>
      <w:del w:id="30" w:author="Iara Lopes" w:date="2013-12-15T16:00:00Z">
        <w:r w:rsidRPr="00A8074D" w:rsidDel="00365AFF">
          <w:rPr>
            <w:b/>
          </w:rPr>
          <w:delText xml:space="preserve"> é transmitido para a pessoa picada </w:delText>
        </w:r>
      </w:del>
      <w:r w:rsidRPr="00A8074D">
        <w:rPr>
          <w:b/>
        </w:rPr>
        <w:t>(Figura 17).</w:t>
      </w:r>
      <w:ins w:id="31" w:author="Iara Lopes" w:date="2013-12-15T16:06:00Z">
        <w:r w:rsidR="00365AFF">
          <w:rPr>
            <w:b/>
          </w:rPr>
          <w:t xml:space="preserve"> Mas c</w:t>
        </w:r>
      </w:ins>
      <w:del w:id="32" w:author="Iara Lopes" w:date="2013-12-15T16:06:00Z">
        <w:r w:rsidRPr="00A8074D" w:rsidDel="00365AFF">
          <w:rPr>
            <w:b/>
          </w:rPr>
          <w:delText xml:space="preserve"> C</w:delText>
        </w:r>
      </w:del>
      <w:r w:rsidRPr="00A8074D">
        <w:rPr>
          <w:b/>
        </w:rPr>
        <w:t xml:space="preserve">omo </w:t>
      </w:r>
      <w:ins w:id="33" w:author="Iara Lopes" w:date="2013-12-15T16:07:00Z">
        <w:r w:rsidR="00365AFF">
          <w:rPr>
            <w:b/>
          </w:rPr>
          <w:t>o vírus apresenta a mesm</w:t>
        </w:r>
      </w:ins>
      <w:r w:rsidRPr="00A8074D">
        <w:rPr>
          <w:b/>
        </w:rPr>
        <w:t xml:space="preserve">a proteína presente na vacina </w:t>
      </w:r>
      <w:del w:id="34" w:author="Iara Lopes" w:date="2013-12-15T16:07:00Z">
        <w:r w:rsidRPr="00A8074D" w:rsidDel="00365AFF">
          <w:rPr>
            <w:b/>
          </w:rPr>
          <w:delText xml:space="preserve">também está presente no vírus </w:delText>
        </w:r>
      </w:del>
      <w:r w:rsidRPr="00A8074D">
        <w:rPr>
          <w:b/>
        </w:rPr>
        <w:t>(Figura 18) o sistema imunológico reconhece o invasor</w:t>
      </w:r>
      <w:ins w:id="35" w:author="Iara Lopes" w:date="2013-12-15T16:07:00Z">
        <w:r w:rsidR="00365AFF">
          <w:rPr>
            <w:b/>
          </w:rPr>
          <w:t xml:space="preserve"> muito mais rapidamente</w:t>
        </w:r>
      </w:ins>
      <w:ins w:id="36" w:author="Iara Lopes" w:date="2013-12-15T16:09:00Z">
        <w:r w:rsidR="00C06A54">
          <w:rPr>
            <w:b/>
          </w:rPr>
          <w:t>,</w:t>
        </w:r>
      </w:ins>
      <w:ins w:id="37" w:author="Iara Lopes" w:date="2013-12-15T16:07:00Z">
        <w:r w:rsidR="00365AFF">
          <w:rPr>
            <w:b/>
          </w:rPr>
          <w:t xml:space="preserve"> </w:t>
        </w:r>
      </w:ins>
      <w:del w:id="38" w:author="Iara Lopes" w:date="2013-12-15T16:08:00Z">
        <w:r w:rsidRPr="00A8074D" w:rsidDel="004B6281">
          <w:rPr>
            <w:b/>
          </w:rPr>
          <w:delText>, mas como a</w:delText>
        </w:r>
      </w:del>
      <w:ins w:id="39" w:author="Iara Lopes" w:date="2013-12-15T16:08:00Z">
        <w:r w:rsidR="004B6281">
          <w:rPr>
            <w:b/>
          </w:rPr>
          <w:t>já</w:t>
        </w:r>
        <w:r w:rsidR="00C06A54">
          <w:rPr>
            <w:b/>
          </w:rPr>
          <w:t xml:space="preserve"> que</w:t>
        </w:r>
      </w:ins>
      <w:del w:id="40" w:author="Iara Lopes" w:date="2013-12-15T16:09:00Z">
        <w:r w:rsidRPr="00A8074D" w:rsidDel="00C06A54">
          <w:rPr>
            <w:b/>
          </w:rPr>
          <w:delText>s</w:delText>
        </w:r>
      </w:del>
      <w:r w:rsidRPr="00A8074D">
        <w:rPr>
          <w:b/>
        </w:rPr>
        <w:t xml:space="preserve"> células de memória foram produzidas após a vacinação, </w:t>
      </w:r>
      <w:ins w:id="41" w:author="Iara Lopes" w:date="2013-12-15T16:10:00Z">
        <w:r w:rsidR="00C06A54">
          <w:rPr>
            <w:b/>
          </w:rPr>
          <w:t xml:space="preserve">e </w:t>
        </w:r>
      </w:ins>
      <w:r w:rsidRPr="00A8074D">
        <w:rPr>
          <w:b/>
        </w:rPr>
        <w:t>anticorpos começam a ser produzidos (Figura 19). Assim, o vírus é eliminado antes de a pessoa ficar</w:t>
      </w:r>
      <w:ins w:id="42" w:author="Iara Lopes" w:date="2013-12-15T16:10:00Z">
        <w:r w:rsidR="00C06A54">
          <w:rPr>
            <w:b/>
          </w:rPr>
          <w:t xml:space="preserve"> realmente</w:t>
        </w:r>
      </w:ins>
      <w:r w:rsidRPr="00A8074D">
        <w:rPr>
          <w:b/>
        </w:rPr>
        <w:t xml:space="preserve"> doente </w:t>
      </w:r>
      <w:bookmarkStart w:id="43" w:name="_GoBack"/>
      <w:bookmarkEnd w:id="43"/>
      <w:r w:rsidRPr="00A8074D">
        <w:rPr>
          <w:b/>
        </w:rPr>
        <w:t>(mostrar Figura 20 desaparecendo)</w:t>
      </w:r>
    </w:p>
    <w:p w14:paraId="0BF94432" w14:textId="77777777" w:rsidR="00A8074D" w:rsidRPr="00A8074D" w:rsidRDefault="00A8074D" w:rsidP="00A8074D">
      <w:pPr>
        <w:jc w:val="both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348227CE" wp14:editId="003DD422">
            <wp:extent cx="5400040" cy="4051935"/>
            <wp:effectExtent l="19050" t="0" r="0" b="0"/>
            <wp:docPr id="10" name="Imagem 9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E556" w14:textId="77777777" w:rsidR="00A8074D" w:rsidRPr="00A8074D" w:rsidRDefault="00A8074D" w:rsidP="00A8074D">
      <w:pPr>
        <w:jc w:val="both"/>
        <w:rPr>
          <w:b/>
        </w:rPr>
      </w:pPr>
    </w:p>
    <w:p w14:paraId="1AA016C5" w14:textId="77777777" w:rsidR="00DE0D17" w:rsidRDefault="00A8074D" w:rsidP="00BA54D7">
      <w:pPr>
        <w:jc w:val="both"/>
      </w:pPr>
      <w:r>
        <w:t xml:space="preserve"> </w:t>
      </w:r>
    </w:p>
    <w:p w14:paraId="0A96473B" w14:textId="77777777" w:rsidR="00DE0D17" w:rsidRPr="007E3BD9" w:rsidRDefault="00DE0D17" w:rsidP="00BA54D7">
      <w:pPr>
        <w:jc w:val="both"/>
      </w:pPr>
    </w:p>
    <w:p w14:paraId="423756BC" w14:textId="77777777" w:rsidR="00BA54D7" w:rsidRPr="00BA54D7" w:rsidRDefault="00BA54D7" w:rsidP="00BA54D7">
      <w:pPr>
        <w:jc w:val="both"/>
      </w:pPr>
    </w:p>
    <w:sectPr w:rsidR="00BA54D7" w:rsidRPr="00BA54D7" w:rsidSect="00FF57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Iara Lopes" w:date="2013-12-15T13:49:00Z" w:initials="IL">
    <w:p w14:paraId="5EFFC05A" w14:textId="77777777" w:rsidR="00365AFF" w:rsidRDefault="00365AFF">
      <w:pPr>
        <w:pStyle w:val="CommentText"/>
      </w:pPr>
      <w:r>
        <w:rPr>
          <w:rStyle w:val="CommentReference"/>
        </w:rPr>
        <w:annotationRef/>
      </w:r>
      <w:proofErr w:type="spellStart"/>
      <w:r>
        <w:t>Priscilayne</w:t>
      </w:r>
      <w:proofErr w:type="spellEnd"/>
      <w:r>
        <w:t xml:space="preserve">, </w:t>
      </w:r>
      <w:proofErr w:type="spellStart"/>
      <w:r>
        <w:t>vc</w:t>
      </w:r>
      <w:proofErr w:type="spellEnd"/>
      <w:r>
        <w:t xml:space="preserve"> sugere que essa </w:t>
      </w:r>
      <w:proofErr w:type="spellStart"/>
      <w:r>
        <w:t>explicaçãoo</w:t>
      </w:r>
      <w:proofErr w:type="spellEnd"/>
      <w:r>
        <w:t xml:space="preserve"> seja em áudio com uma legenda? </w:t>
      </w:r>
    </w:p>
  </w:comment>
  <w:comment w:id="2" w:author="Iara Lopes" w:date="2013-12-15T15:57:00Z" w:initials="IL">
    <w:p w14:paraId="14833466" w14:textId="77777777" w:rsidR="00365AFF" w:rsidRDefault="00365AFF">
      <w:pPr>
        <w:pStyle w:val="CommentText"/>
      </w:pPr>
      <w:r>
        <w:rPr>
          <w:rStyle w:val="CommentReference"/>
        </w:rPr>
        <w:annotationRef/>
      </w:r>
      <w:r>
        <w:t>Essa imagem precisa ser realmente melhorada..... O ideal é que represente uma molécula de DNA circular todo da mesma cor já os genes tem todos a “mesma cara”</w:t>
      </w:r>
    </w:p>
    <w:p w14:paraId="087DE242" w14:textId="77777777" w:rsidR="00365AFF" w:rsidRDefault="00365AFF">
      <w:pPr>
        <w:pStyle w:val="CommentText"/>
      </w:pPr>
    </w:p>
    <w:p w14:paraId="605DB01A" w14:textId="77777777" w:rsidR="00365AFF" w:rsidRDefault="00365AFF">
      <w:pPr>
        <w:pStyle w:val="CommentText"/>
      </w:pPr>
      <w:r>
        <w:t xml:space="preserve">Na </w:t>
      </w:r>
      <w:proofErr w:type="spellStart"/>
      <w:r>
        <w:t>fig</w:t>
      </w:r>
      <w:proofErr w:type="spellEnd"/>
      <w:r>
        <w:t xml:space="preserve"> 2 podem ser pedaços de DNA de diferentes tamanhos mas da mesma cor e remeter de alguma forma ao roteiro de transgênicos, onde falamos das enzimas de restrição...</w:t>
      </w:r>
    </w:p>
  </w:comment>
  <w:comment w:id="5" w:author="Iara Lopes" w:date="2013-12-15T15:48:00Z" w:initials="IL">
    <w:p w14:paraId="0539C325" w14:textId="77777777" w:rsidR="00365AFF" w:rsidRDefault="00365AFF">
      <w:pPr>
        <w:pStyle w:val="CommentText"/>
      </w:pPr>
      <w:r>
        <w:rPr>
          <w:rStyle w:val="CommentReference"/>
        </w:rPr>
        <w:annotationRef/>
      </w:r>
      <w:r>
        <w:t>Acho que seria mais apropriado se formos mesmo manter esse padrão de lousa e tal...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PGothic">
    <w:charset w:val="80"/>
    <w:family w:val="roman"/>
    <w:pitch w:val="default"/>
    <w:sig w:usb0="E00002FF" w:usb1="6AC7FDFB" w:usb2="00000012" w:usb3="00000000" w:csb0="0002009F" w:csb1="00000000"/>
  </w:font>
  <w:font w:name="+mn-cs">
    <w:panose1 w:val="00000000000000000000"/>
    <w:charset w:val="00"/>
    <w:family w:val="roman"/>
    <w:notTrueType/>
    <w:pitch w:val="default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4D7"/>
    <w:rsid w:val="000A5FD2"/>
    <w:rsid w:val="00295F5D"/>
    <w:rsid w:val="00365AFF"/>
    <w:rsid w:val="0038283C"/>
    <w:rsid w:val="004B6281"/>
    <w:rsid w:val="004C1FB0"/>
    <w:rsid w:val="00584D88"/>
    <w:rsid w:val="007E3BD9"/>
    <w:rsid w:val="00A8074D"/>
    <w:rsid w:val="00BA54D7"/>
    <w:rsid w:val="00C06A54"/>
    <w:rsid w:val="00DE0D17"/>
    <w:rsid w:val="00DE71D5"/>
    <w:rsid w:val="00E50519"/>
    <w:rsid w:val="00F60737"/>
    <w:rsid w:val="00FF5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1BAE0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57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54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4D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D88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0A5FD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5FD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5FD2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5FD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5FD2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57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54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4D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D88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0A5FD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5FD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5FD2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5FD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5FD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8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comments" Target="comment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889</Words>
  <Characters>5071</Characters>
  <Application>Microsoft Macintosh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Priscilayne</dc:creator>
  <cp:lastModifiedBy>Iara Lopes</cp:lastModifiedBy>
  <cp:revision>3</cp:revision>
  <dcterms:created xsi:type="dcterms:W3CDTF">2013-12-15T18:09:00Z</dcterms:created>
  <dcterms:modified xsi:type="dcterms:W3CDTF">2013-12-15T18:10:00Z</dcterms:modified>
</cp:coreProperties>
</file>